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00A5" w14:textId="77777777" w:rsidR="00313819" w:rsidRDefault="00313819">
      <w:pPr>
        <w:spacing w:before="3000"/>
      </w:pPr>
    </w:p>
    <w:p w14:paraId="7C9D00A6" w14:textId="77777777" w:rsidR="00313819" w:rsidRDefault="00D55ED6">
      <w:pPr>
        <w:spacing w:after="200"/>
        <w:jc w:val="center"/>
      </w:pPr>
      <w:r>
        <w:rPr>
          <w:b/>
          <w:bCs/>
          <w:color w:val="1B3A5C"/>
          <w:sz w:val="56"/>
          <w:szCs w:val="56"/>
        </w:rPr>
        <w:t>CDOT TDM Calculator</w:t>
      </w:r>
    </w:p>
    <w:p w14:paraId="7C9D00A7" w14:textId="021B9737" w:rsidR="00313819" w:rsidRDefault="00D55ED6">
      <w:pPr>
        <w:spacing w:after="400"/>
        <w:jc w:val="center"/>
      </w:pPr>
      <w:r>
        <w:rPr>
          <w:color w:val="2E75B6"/>
          <w:sz w:val="40"/>
          <w:szCs w:val="40"/>
        </w:rPr>
        <w:t>Requirements Document</w:t>
      </w:r>
    </w:p>
    <w:p w14:paraId="7C9D00A9" w14:textId="77777777" w:rsidR="00313819" w:rsidRDefault="00313819">
      <w:pPr>
        <w:spacing w:after="600"/>
      </w:pPr>
    </w:p>
    <w:p w14:paraId="7C9D00AB" w14:textId="77777777" w:rsidR="00313819" w:rsidRDefault="00D55ED6">
      <w:pPr>
        <w:spacing w:after="40"/>
        <w:jc w:val="center"/>
      </w:pPr>
      <w:r>
        <w:rPr>
          <w:b/>
          <w:bCs/>
          <w:sz w:val="24"/>
          <w:szCs w:val="24"/>
        </w:rPr>
        <w:t>Colorado Department of Transportation</w:t>
      </w:r>
    </w:p>
    <w:p w14:paraId="7C9D00AC" w14:textId="77777777" w:rsidR="00313819" w:rsidRDefault="00D55ED6">
      <w:pPr>
        <w:spacing w:after="40"/>
        <w:jc w:val="center"/>
      </w:pPr>
      <w:r>
        <w:t>Division of Transit and Rail</w:t>
      </w:r>
    </w:p>
    <w:p w14:paraId="7C9D00AD" w14:textId="77777777" w:rsidR="00313819" w:rsidRDefault="00D55ED6">
      <w:pPr>
        <w:spacing w:after="400"/>
        <w:jc w:val="center"/>
      </w:pPr>
      <w:r>
        <w:t>Office of Innovative Mobility</w:t>
      </w:r>
    </w:p>
    <w:p w14:paraId="7C9D00AE" w14:textId="77777777" w:rsidR="00313819" w:rsidRDefault="00D55ED6">
      <w:pPr>
        <w:spacing w:after="80"/>
        <w:jc w:val="center"/>
      </w:pPr>
      <w:r>
        <w:rPr>
          <w:color w:val="666666"/>
        </w:rPr>
        <w:t>Prepared by:</w:t>
      </w:r>
    </w:p>
    <w:p w14:paraId="7C9D00AF" w14:textId="77777777" w:rsidR="00313819" w:rsidRDefault="00D55ED6">
      <w:pPr>
        <w:spacing w:after="40"/>
        <w:jc w:val="center"/>
      </w:pPr>
      <w:r>
        <w:rPr>
          <w:b/>
          <w:bCs/>
          <w:sz w:val="24"/>
          <w:szCs w:val="24"/>
        </w:rPr>
        <w:t>High Street Consulting Group</w:t>
      </w:r>
    </w:p>
    <w:p w14:paraId="7C9D00B0" w14:textId="77777777" w:rsidR="00313819" w:rsidRDefault="00D55ED6">
      <w:pPr>
        <w:spacing w:after="40"/>
        <w:jc w:val="center"/>
      </w:pPr>
      <w:r>
        <w:t>in partnership with Felsburg Holt &amp; Ullevig</w:t>
      </w:r>
    </w:p>
    <w:p w14:paraId="7C9D00B1" w14:textId="77777777" w:rsidR="00313819" w:rsidRDefault="00313819">
      <w:pPr>
        <w:spacing w:after="600"/>
      </w:pPr>
    </w:p>
    <w:p w14:paraId="7C9D00B2" w14:textId="77777777" w:rsidR="00313819" w:rsidRDefault="00D55ED6">
      <w:pPr>
        <w:spacing w:after="40"/>
        <w:jc w:val="center"/>
      </w:pPr>
      <w:r>
        <w:rPr>
          <w:color w:val="666666"/>
          <w:sz w:val="24"/>
          <w:szCs w:val="24"/>
        </w:rPr>
        <w:t>March 2026</w:t>
      </w:r>
    </w:p>
    <w:p w14:paraId="7C9D00B3" w14:textId="77777777" w:rsidR="00313819" w:rsidRDefault="00D55ED6">
      <w:pPr>
        <w:jc w:val="center"/>
      </w:pPr>
      <w:r>
        <w:rPr>
          <w:color w:val="999999"/>
          <w:sz w:val="20"/>
          <w:szCs w:val="20"/>
        </w:rPr>
        <w:t>Task Order #12 | Contract 24-HAA-XA-00074-ZD0014</w:t>
      </w:r>
    </w:p>
    <w:p w14:paraId="7C9D00B4" w14:textId="77777777" w:rsidR="00313819" w:rsidRDefault="00313819">
      <w:pPr>
        <w:sectPr w:rsidR="00313819">
          <w:pgSz w:w="12240" w:h="15840"/>
          <w:pgMar w:top="1440" w:right="1440" w:bottom="1440" w:left="1440" w:header="708" w:footer="708" w:gutter="0"/>
          <w:cols w:space="720"/>
          <w:docGrid w:linePitch="360"/>
        </w:sectPr>
      </w:pPr>
    </w:p>
    <w:sdt>
      <w:sdtPr>
        <w:rPr>
          <w:rFonts w:ascii="Arial" w:eastAsia="Arial" w:hAnsi="Arial" w:cs="Arial"/>
          <w:b w:val="0"/>
          <w:bCs w:val="0"/>
          <w:color w:val="auto"/>
          <w:sz w:val="22"/>
          <w:szCs w:val="22"/>
        </w:rPr>
        <w:id w:val="-944390226"/>
        <w:docPartObj>
          <w:docPartGallery w:val="Table of Contents"/>
          <w:docPartUnique/>
        </w:docPartObj>
      </w:sdtPr>
      <w:sdtEndPr>
        <w:rPr>
          <w:noProof/>
        </w:rPr>
      </w:sdtEndPr>
      <w:sdtContent>
        <w:p w14:paraId="31245399" w14:textId="1A4F00B5" w:rsidR="009D0788" w:rsidRDefault="009D0788">
          <w:pPr>
            <w:pStyle w:val="TOCHeading"/>
          </w:pPr>
          <w:r>
            <w:t>Table of Contents</w:t>
          </w:r>
        </w:p>
        <w:p w14:paraId="5F5C8E2C" w14:textId="734BE4D9" w:rsidR="009D0788" w:rsidRDefault="009D0788">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5853884" w:history="1">
            <w:r w:rsidRPr="00AB7F3E">
              <w:rPr>
                <w:rStyle w:val="Hyperlink"/>
                <w:noProof/>
              </w:rPr>
              <w:t>1. Purpose</w:t>
            </w:r>
            <w:r>
              <w:rPr>
                <w:noProof/>
                <w:webHidden/>
              </w:rPr>
              <w:tab/>
            </w:r>
            <w:r>
              <w:rPr>
                <w:noProof/>
                <w:webHidden/>
              </w:rPr>
              <w:fldChar w:fldCharType="begin"/>
            </w:r>
            <w:r>
              <w:rPr>
                <w:noProof/>
                <w:webHidden/>
              </w:rPr>
              <w:instrText xml:space="preserve"> PAGEREF _Toc225853884 \h </w:instrText>
            </w:r>
            <w:r>
              <w:rPr>
                <w:noProof/>
                <w:webHidden/>
              </w:rPr>
            </w:r>
            <w:r>
              <w:rPr>
                <w:noProof/>
                <w:webHidden/>
              </w:rPr>
              <w:fldChar w:fldCharType="separate"/>
            </w:r>
            <w:r>
              <w:rPr>
                <w:noProof/>
                <w:webHidden/>
              </w:rPr>
              <w:t>3</w:t>
            </w:r>
            <w:r>
              <w:rPr>
                <w:noProof/>
                <w:webHidden/>
              </w:rPr>
              <w:fldChar w:fldCharType="end"/>
            </w:r>
          </w:hyperlink>
        </w:p>
        <w:p w14:paraId="7CC71814" w14:textId="62544D13" w:rsidR="009D0788" w:rsidRDefault="009D0788">
          <w:pPr>
            <w:pStyle w:val="TOC1"/>
            <w:tabs>
              <w:tab w:val="right" w:leader="dot" w:pos="9350"/>
            </w:tabs>
            <w:rPr>
              <w:noProof/>
            </w:rPr>
          </w:pPr>
          <w:hyperlink w:anchor="_Toc225853885" w:history="1">
            <w:r w:rsidRPr="00AB7F3E">
              <w:rPr>
                <w:rStyle w:val="Hyperlink"/>
                <w:noProof/>
              </w:rPr>
              <w:t>2. Audience</w:t>
            </w:r>
            <w:r>
              <w:rPr>
                <w:noProof/>
                <w:webHidden/>
              </w:rPr>
              <w:tab/>
            </w:r>
            <w:r>
              <w:rPr>
                <w:noProof/>
                <w:webHidden/>
              </w:rPr>
              <w:fldChar w:fldCharType="begin"/>
            </w:r>
            <w:r>
              <w:rPr>
                <w:noProof/>
                <w:webHidden/>
              </w:rPr>
              <w:instrText xml:space="preserve"> PAGEREF _Toc225853885 \h </w:instrText>
            </w:r>
            <w:r>
              <w:rPr>
                <w:noProof/>
                <w:webHidden/>
              </w:rPr>
            </w:r>
            <w:r>
              <w:rPr>
                <w:noProof/>
                <w:webHidden/>
              </w:rPr>
              <w:fldChar w:fldCharType="separate"/>
            </w:r>
            <w:r>
              <w:rPr>
                <w:noProof/>
                <w:webHidden/>
              </w:rPr>
              <w:t>3</w:t>
            </w:r>
            <w:r>
              <w:rPr>
                <w:noProof/>
                <w:webHidden/>
              </w:rPr>
              <w:fldChar w:fldCharType="end"/>
            </w:r>
          </w:hyperlink>
        </w:p>
        <w:p w14:paraId="7CF3BF42" w14:textId="2B12AA03" w:rsidR="009D0788" w:rsidRDefault="009D0788">
          <w:pPr>
            <w:pStyle w:val="TOC2"/>
            <w:tabs>
              <w:tab w:val="right" w:leader="dot" w:pos="9350"/>
            </w:tabs>
            <w:rPr>
              <w:noProof/>
            </w:rPr>
          </w:pPr>
          <w:hyperlink w:anchor="_Toc225853886" w:history="1">
            <w:r w:rsidRPr="00AB7F3E">
              <w:rPr>
                <w:rStyle w:val="Hyperlink"/>
                <w:noProof/>
              </w:rPr>
              <w:t>2.1 Document Audience</w:t>
            </w:r>
            <w:r>
              <w:rPr>
                <w:noProof/>
                <w:webHidden/>
              </w:rPr>
              <w:tab/>
            </w:r>
            <w:r>
              <w:rPr>
                <w:noProof/>
                <w:webHidden/>
              </w:rPr>
              <w:fldChar w:fldCharType="begin"/>
            </w:r>
            <w:r>
              <w:rPr>
                <w:noProof/>
                <w:webHidden/>
              </w:rPr>
              <w:instrText xml:space="preserve"> PAGEREF _Toc225853886 \h </w:instrText>
            </w:r>
            <w:r>
              <w:rPr>
                <w:noProof/>
                <w:webHidden/>
              </w:rPr>
            </w:r>
            <w:r>
              <w:rPr>
                <w:noProof/>
                <w:webHidden/>
              </w:rPr>
              <w:fldChar w:fldCharType="separate"/>
            </w:r>
            <w:r>
              <w:rPr>
                <w:noProof/>
                <w:webHidden/>
              </w:rPr>
              <w:t>3</w:t>
            </w:r>
            <w:r>
              <w:rPr>
                <w:noProof/>
                <w:webHidden/>
              </w:rPr>
              <w:fldChar w:fldCharType="end"/>
            </w:r>
          </w:hyperlink>
        </w:p>
        <w:p w14:paraId="2DFD3AE4" w14:textId="5590C7FD" w:rsidR="009D0788" w:rsidRDefault="009D0788">
          <w:pPr>
            <w:pStyle w:val="TOC2"/>
            <w:tabs>
              <w:tab w:val="right" w:leader="dot" w:pos="9350"/>
            </w:tabs>
            <w:rPr>
              <w:noProof/>
            </w:rPr>
          </w:pPr>
          <w:hyperlink w:anchor="_Toc225853887" w:history="1">
            <w:r w:rsidRPr="00AB7F3E">
              <w:rPr>
                <w:rStyle w:val="Hyperlink"/>
                <w:noProof/>
              </w:rPr>
              <w:t>2.2 Calculator End Users</w:t>
            </w:r>
            <w:r>
              <w:rPr>
                <w:noProof/>
                <w:webHidden/>
              </w:rPr>
              <w:tab/>
            </w:r>
            <w:r>
              <w:rPr>
                <w:noProof/>
                <w:webHidden/>
              </w:rPr>
              <w:fldChar w:fldCharType="begin"/>
            </w:r>
            <w:r>
              <w:rPr>
                <w:noProof/>
                <w:webHidden/>
              </w:rPr>
              <w:instrText xml:space="preserve"> PAGEREF _Toc225853887 \h </w:instrText>
            </w:r>
            <w:r>
              <w:rPr>
                <w:noProof/>
                <w:webHidden/>
              </w:rPr>
            </w:r>
            <w:r>
              <w:rPr>
                <w:noProof/>
                <w:webHidden/>
              </w:rPr>
              <w:fldChar w:fldCharType="separate"/>
            </w:r>
            <w:r>
              <w:rPr>
                <w:noProof/>
                <w:webHidden/>
              </w:rPr>
              <w:t>3</w:t>
            </w:r>
            <w:r>
              <w:rPr>
                <w:noProof/>
                <w:webHidden/>
              </w:rPr>
              <w:fldChar w:fldCharType="end"/>
            </w:r>
          </w:hyperlink>
        </w:p>
        <w:p w14:paraId="66C916AA" w14:textId="10F583FC" w:rsidR="009D0788" w:rsidRDefault="009D0788">
          <w:pPr>
            <w:pStyle w:val="TOC1"/>
            <w:tabs>
              <w:tab w:val="right" w:leader="dot" w:pos="9350"/>
            </w:tabs>
            <w:rPr>
              <w:noProof/>
            </w:rPr>
          </w:pPr>
          <w:hyperlink w:anchor="_Toc225853888" w:history="1">
            <w:r w:rsidRPr="00AB7F3E">
              <w:rPr>
                <w:rStyle w:val="Hyperlink"/>
                <w:noProof/>
              </w:rPr>
              <w:t>3. User Stories</w:t>
            </w:r>
            <w:r>
              <w:rPr>
                <w:noProof/>
                <w:webHidden/>
              </w:rPr>
              <w:tab/>
            </w:r>
            <w:r>
              <w:rPr>
                <w:noProof/>
                <w:webHidden/>
              </w:rPr>
              <w:fldChar w:fldCharType="begin"/>
            </w:r>
            <w:r>
              <w:rPr>
                <w:noProof/>
                <w:webHidden/>
              </w:rPr>
              <w:instrText xml:space="preserve"> PAGEREF _Toc225853888 \h </w:instrText>
            </w:r>
            <w:r>
              <w:rPr>
                <w:noProof/>
                <w:webHidden/>
              </w:rPr>
            </w:r>
            <w:r>
              <w:rPr>
                <w:noProof/>
                <w:webHidden/>
              </w:rPr>
              <w:fldChar w:fldCharType="separate"/>
            </w:r>
            <w:r>
              <w:rPr>
                <w:noProof/>
                <w:webHidden/>
              </w:rPr>
              <w:t>4</w:t>
            </w:r>
            <w:r>
              <w:rPr>
                <w:noProof/>
                <w:webHidden/>
              </w:rPr>
              <w:fldChar w:fldCharType="end"/>
            </w:r>
          </w:hyperlink>
        </w:p>
        <w:p w14:paraId="4B776FCB" w14:textId="4A5F6427" w:rsidR="009D0788" w:rsidRDefault="009D0788">
          <w:pPr>
            <w:pStyle w:val="TOC1"/>
            <w:tabs>
              <w:tab w:val="right" w:leader="dot" w:pos="9350"/>
            </w:tabs>
            <w:rPr>
              <w:noProof/>
            </w:rPr>
          </w:pPr>
          <w:hyperlink w:anchor="_Toc225853889" w:history="1">
            <w:r w:rsidRPr="00AB7F3E">
              <w:rPr>
                <w:rStyle w:val="Hyperlink"/>
                <w:noProof/>
              </w:rPr>
              <w:t>4. High-Level Requirements</w:t>
            </w:r>
            <w:r>
              <w:rPr>
                <w:noProof/>
                <w:webHidden/>
              </w:rPr>
              <w:tab/>
            </w:r>
            <w:r>
              <w:rPr>
                <w:noProof/>
                <w:webHidden/>
              </w:rPr>
              <w:fldChar w:fldCharType="begin"/>
            </w:r>
            <w:r>
              <w:rPr>
                <w:noProof/>
                <w:webHidden/>
              </w:rPr>
              <w:instrText xml:space="preserve"> PAGEREF _Toc225853889 \h </w:instrText>
            </w:r>
            <w:r>
              <w:rPr>
                <w:noProof/>
                <w:webHidden/>
              </w:rPr>
            </w:r>
            <w:r>
              <w:rPr>
                <w:noProof/>
                <w:webHidden/>
              </w:rPr>
              <w:fldChar w:fldCharType="separate"/>
            </w:r>
            <w:r>
              <w:rPr>
                <w:noProof/>
                <w:webHidden/>
              </w:rPr>
              <w:t>5</w:t>
            </w:r>
            <w:r>
              <w:rPr>
                <w:noProof/>
                <w:webHidden/>
              </w:rPr>
              <w:fldChar w:fldCharType="end"/>
            </w:r>
          </w:hyperlink>
        </w:p>
        <w:p w14:paraId="40089823" w14:textId="2498B0ED" w:rsidR="009D0788" w:rsidRDefault="009D0788">
          <w:pPr>
            <w:pStyle w:val="TOC2"/>
            <w:tabs>
              <w:tab w:val="right" w:leader="dot" w:pos="9350"/>
            </w:tabs>
            <w:rPr>
              <w:noProof/>
            </w:rPr>
          </w:pPr>
          <w:hyperlink w:anchor="_Toc225853890" w:history="1">
            <w:r w:rsidRPr="00AB7F3E">
              <w:rPr>
                <w:rStyle w:val="Hyperlink"/>
                <w:noProof/>
              </w:rPr>
              <w:t>4.1 User Interface &amp; Experience</w:t>
            </w:r>
            <w:r>
              <w:rPr>
                <w:noProof/>
                <w:webHidden/>
              </w:rPr>
              <w:tab/>
            </w:r>
            <w:r>
              <w:rPr>
                <w:noProof/>
                <w:webHidden/>
              </w:rPr>
              <w:fldChar w:fldCharType="begin"/>
            </w:r>
            <w:r>
              <w:rPr>
                <w:noProof/>
                <w:webHidden/>
              </w:rPr>
              <w:instrText xml:space="preserve"> PAGEREF _Toc225853890 \h </w:instrText>
            </w:r>
            <w:r>
              <w:rPr>
                <w:noProof/>
                <w:webHidden/>
              </w:rPr>
            </w:r>
            <w:r>
              <w:rPr>
                <w:noProof/>
                <w:webHidden/>
              </w:rPr>
              <w:fldChar w:fldCharType="separate"/>
            </w:r>
            <w:r>
              <w:rPr>
                <w:noProof/>
                <w:webHidden/>
              </w:rPr>
              <w:t>5</w:t>
            </w:r>
            <w:r>
              <w:rPr>
                <w:noProof/>
                <w:webHidden/>
              </w:rPr>
              <w:fldChar w:fldCharType="end"/>
            </w:r>
          </w:hyperlink>
        </w:p>
        <w:p w14:paraId="24C144F1" w14:textId="6DEFF28A" w:rsidR="009D0788" w:rsidRDefault="009D0788">
          <w:pPr>
            <w:pStyle w:val="TOC2"/>
            <w:tabs>
              <w:tab w:val="right" w:leader="dot" w:pos="9350"/>
            </w:tabs>
            <w:rPr>
              <w:noProof/>
            </w:rPr>
          </w:pPr>
          <w:hyperlink w:anchor="_Toc225853891" w:history="1">
            <w:r w:rsidRPr="00AB7F3E">
              <w:rPr>
                <w:rStyle w:val="Hyperlink"/>
                <w:noProof/>
              </w:rPr>
              <w:t>4.2 Methodology &amp; Calculations</w:t>
            </w:r>
            <w:r>
              <w:rPr>
                <w:noProof/>
                <w:webHidden/>
              </w:rPr>
              <w:tab/>
            </w:r>
            <w:r>
              <w:rPr>
                <w:noProof/>
                <w:webHidden/>
              </w:rPr>
              <w:fldChar w:fldCharType="begin"/>
            </w:r>
            <w:r>
              <w:rPr>
                <w:noProof/>
                <w:webHidden/>
              </w:rPr>
              <w:instrText xml:space="preserve"> PAGEREF _Toc225853891 \h </w:instrText>
            </w:r>
            <w:r>
              <w:rPr>
                <w:noProof/>
                <w:webHidden/>
              </w:rPr>
            </w:r>
            <w:r>
              <w:rPr>
                <w:noProof/>
                <w:webHidden/>
              </w:rPr>
              <w:fldChar w:fldCharType="separate"/>
            </w:r>
            <w:r>
              <w:rPr>
                <w:noProof/>
                <w:webHidden/>
              </w:rPr>
              <w:t>6</w:t>
            </w:r>
            <w:r>
              <w:rPr>
                <w:noProof/>
                <w:webHidden/>
              </w:rPr>
              <w:fldChar w:fldCharType="end"/>
            </w:r>
          </w:hyperlink>
        </w:p>
        <w:p w14:paraId="257E9D4E" w14:textId="7A55D721" w:rsidR="009D0788" w:rsidRDefault="009D0788">
          <w:pPr>
            <w:pStyle w:val="TOC2"/>
            <w:tabs>
              <w:tab w:val="right" w:leader="dot" w:pos="9350"/>
            </w:tabs>
            <w:rPr>
              <w:noProof/>
            </w:rPr>
          </w:pPr>
          <w:hyperlink w:anchor="_Toc225853892" w:history="1">
            <w:r w:rsidRPr="00AB7F3E">
              <w:rPr>
                <w:rStyle w:val="Hyperlink"/>
                <w:noProof/>
              </w:rPr>
              <w:t>4.3 Data &amp; Integration</w:t>
            </w:r>
            <w:r>
              <w:rPr>
                <w:noProof/>
                <w:webHidden/>
              </w:rPr>
              <w:tab/>
            </w:r>
            <w:r>
              <w:rPr>
                <w:noProof/>
                <w:webHidden/>
              </w:rPr>
              <w:fldChar w:fldCharType="begin"/>
            </w:r>
            <w:r>
              <w:rPr>
                <w:noProof/>
                <w:webHidden/>
              </w:rPr>
              <w:instrText xml:space="preserve"> PAGEREF _Toc225853892 \h </w:instrText>
            </w:r>
            <w:r>
              <w:rPr>
                <w:noProof/>
                <w:webHidden/>
              </w:rPr>
            </w:r>
            <w:r>
              <w:rPr>
                <w:noProof/>
                <w:webHidden/>
              </w:rPr>
              <w:fldChar w:fldCharType="separate"/>
            </w:r>
            <w:r>
              <w:rPr>
                <w:noProof/>
                <w:webHidden/>
              </w:rPr>
              <w:t>6</w:t>
            </w:r>
            <w:r>
              <w:rPr>
                <w:noProof/>
                <w:webHidden/>
              </w:rPr>
              <w:fldChar w:fldCharType="end"/>
            </w:r>
          </w:hyperlink>
        </w:p>
        <w:p w14:paraId="05658551" w14:textId="6DA0A542" w:rsidR="009D0788" w:rsidRDefault="009D0788">
          <w:pPr>
            <w:pStyle w:val="TOC2"/>
            <w:tabs>
              <w:tab w:val="right" w:leader="dot" w:pos="9350"/>
            </w:tabs>
            <w:rPr>
              <w:noProof/>
            </w:rPr>
          </w:pPr>
          <w:hyperlink w:anchor="_Toc225853893" w:history="1">
            <w:r w:rsidRPr="00AB7F3E">
              <w:rPr>
                <w:rStyle w:val="Hyperlink"/>
                <w:noProof/>
              </w:rPr>
              <w:t>4.4 Outputs &amp; Reporting</w:t>
            </w:r>
            <w:r>
              <w:rPr>
                <w:noProof/>
                <w:webHidden/>
              </w:rPr>
              <w:tab/>
            </w:r>
            <w:r>
              <w:rPr>
                <w:noProof/>
                <w:webHidden/>
              </w:rPr>
              <w:fldChar w:fldCharType="begin"/>
            </w:r>
            <w:r>
              <w:rPr>
                <w:noProof/>
                <w:webHidden/>
              </w:rPr>
              <w:instrText xml:space="preserve"> PAGEREF _Toc225853893 \h </w:instrText>
            </w:r>
            <w:r>
              <w:rPr>
                <w:noProof/>
                <w:webHidden/>
              </w:rPr>
            </w:r>
            <w:r>
              <w:rPr>
                <w:noProof/>
                <w:webHidden/>
              </w:rPr>
              <w:fldChar w:fldCharType="separate"/>
            </w:r>
            <w:r>
              <w:rPr>
                <w:noProof/>
                <w:webHidden/>
              </w:rPr>
              <w:t>7</w:t>
            </w:r>
            <w:r>
              <w:rPr>
                <w:noProof/>
                <w:webHidden/>
              </w:rPr>
              <w:fldChar w:fldCharType="end"/>
            </w:r>
          </w:hyperlink>
        </w:p>
        <w:p w14:paraId="22B82EF2" w14:textId="1F857F04" w:rsidR="009D0788" w:rsidRDefault="009D0788">
          <w:pPr>
            <w:pStyle w:val="TOC2"/>
            <w:tabs>
              <w:tab w:val="right" w:leader="dot" w:pos="9350"/>
            </w:tabs>
            <w:rPr>
              <w:noProof/>
            </w:rPr>
          </w:pPr>
          <w:hyperlink w:anchor="_Toc225853894" w:history="1">
            <w:r w:rsidRPr="00AB7F3E">
              <w:rPr>
                <w:rStyle w:val="Hyperlink"/>
                <w:noProof/>
              </w:rPr>
              <w:t>4.5 Accessibility &amp; Compliance</w:t>
            </w:r>
            <w:r>
              <w:rPr>
                <w:noProof/>
                <w:webHidden/>
              </w:rPr>
              <w:tab/>
            </w:r>
            <w:r>
              <w:rPr>
                <w:noProof/>
                <w:webHidden/>
              </w:rPr>
              <w:fldChar w:fldCharType="begin"/>
            </w:r>
            <w:r>
              <w:rPr>
                <w:noProof/>
                <w:webHidden/>
              </w:rPr>
              <w:instrText xml:space="preserve"> PAGEREF _Toc225853894 \h </w:instrText>
            </w:r>
            <w:r>
              <w:rPr>
                <w:noProof/>
                <w:webHidden/>
              </w:rPr>
            </w:r>
            <w:r>
              <w:rPr>
                <w:noProof/>
                <w:webHidden/>
              </w:rPr>
              <w:fldChar w:fldCharType="separate"/>
            </w:r>
            <w:r>
              <w:rPr>
                <w:noProof/>
                <w:webHidden/>
              </w:rPr>
              <w:t>7</w:t>
            </w:r>
            <w:r>
              <w:rPr>
                <w:noProof/>
                <w:webHidden/>
              </w:rPr>
              <w:fldChar w:fldCharType="end"/>
            </w:r>
          </w:hyperlink>
        </w:p>
        <w:p w14:paraId="0EEDCE70" w14:textId="79C0D988" w:rsidR="009D0788" w:rsidRDefault="009D0788">
          <w:pPr>
            <w:pStyle w:val="TOC2"/>
            <w:tabs>
              <w:tab w:val="right" w:leader="dot" w:pos="9350"/>
            </w:tabs>
            <w:rPr>
              <w:noProof/>
            </w:rPr>
          </w:pPr>
          <w:hyperlink w:anchor="_Toc225853895" w:history="1">
            <w:r w:rsidRPr="00AB7F3E">
              <w:rPr>
                <w:rStyle w:val="Hyperlink"/>
                <w:noProof/>
              </w:rPr>
              <w:t>4.6 Documentation &amp; User Guidance</w:t>
            </w:r>
            <w:r>
              <w:rPr>
                <w:noProof/>
                <w:webHidden/>
              </w:rPr>
              <w:tab/>
            </w:r>
            <w:r>
              <w:rPr>
                <w:noProof/>
                <w:webHidden/>
              </w:rPr>
              <w:fldChar w:fldCharType="begin"/>
            </w:r>
            <w:r>
              <w:rPr>
                <w:noProof/>
                <w:webHidden/>
              </w:rPr>
              <w:instrText xml:space="preserve"> PAGEREF _Toc225853895 \h </w:instrText>
            </w:r>
            <w:r>
              <w:rPr>
                <w:noProof/>
                <w:webHidden/>
              </w:rPr>
            </w:r>
            <w:r>
              <w:rPr>
                <w:noProof/>
                <w:webHidden/>
              </w:rPr>
              <w:fldChar w:fldCharType="separate"/>
            </w:r>
            <w:r>
              <w:rPr>
                <w:noProof/>
                <w:webHidden/>
              </w:rPr>
              <w:t>8</w:t>
            </w:r>
            <w:r>
              <w:rPr>
                <w:noProof/>
                <w:webHidden/>
              </w:rPr>
              <w:fldChar w:fldCharType="end"/>
            </w:r>
          </w:hyperlink>
        </w:p>
        <w:p w14:paraId="54154DF7" w14:textId="4A91AD1C" w:rsidR="009D0788" w:rsidRDefault="009D0788">
          <w:pPr>
            <w:pStyle w:val="TOC1"/>
            <w:tabs>
              <w:tab w:val="right" w:leader="dot" w:pos="9350"/>
            </w:tabs>
            <w:rPr>
              <w:noProof/>
            </w:rPr>
          </w:pPr>
          <w:hyperlink w:anchor="_Toc225853896" w:history="1">
            <w:r w:rsidRPr="00AB7F3E">
              <w:rPr>
                <w:rStyle w:val="Hyperlink"/>
                <w:noProof/>
              </w:rPr>
              <w:t>5. Technology Stack</w:t>
            </w:r>
            <w:r>
              <w:rPr>
                <w:noProof/>
                <w:webHidden/>
              </w:rPr>
              <w:tab/>
            </w:r>
            <w:r>
              <w:rPr>
                <w:noProof/>
                <w:webHidden/>
              </w:rPr>
              <w:fldChar w:fldCharType="begin"/>
            </w:r>
            <w:r>
              <w:rPr>
                <w:noProof/>
                <w:webHidden/>
              </w:rPr>
              <w:instrText xml:space="preserve"> PAGEREF _Toc225853896 \h </w:instrText>
            </w:r>
            <w:r>
              <w:rPr>
                <w:noProof/>
                <w:webHidden/>
              </w:rPr>
            </w:r>
            <w:r>
              <w:rPr>
                <w:noProof/>
                <w:webHidden/>
              </w:rPr>
              <w:fldChar w:fldCharType="separate"/>
            </w:r>
            <w:r>
              <w:rPr>
                <w:noProof/>
                <w:webHidden/>
              </w:rPr>
              <w:t>9</w:t>
            </w:r>
            <w:r>
              <w:rPr>
                <w:noProof/>
                <w:webHidden/>
              </w:rPr>
              <w:fldChar w:fldCharType="end"/>
            </w:r>
          </w:hyperlink>
        </w:p>
        <w:p w14:paraId="505CEE2C" w14:textId="25E0E197" w:rsidR="009D0788" w:rsidRDefault="009D0788">
          <w:pPr>
            <w:pStyle w:val="TOC2"/>
            <w:tabs>
              <w:tab w:val="right" w:leader="dot" w:pos="9350"/>
            </w:tabs>
            <w:rPr>
              <w:noProof/>
            </w:rPr>
          </w:pPr>
          <w:hyperlink w:anchor="_Toc225853897" w:history="1">
            <w:r w:rsidRPr="00AB7F3E">
              <w:rPr>
                <w:rStyle w:val="Hyperlink"/>
                <w:noProof/>
              </w:rPr>
              <w:t>5.1 Platform &amp; Hosting</w:t>
            </w:r>
            <w:r>
              <w:rPr>
                <w:noProof/>
                <w:webHidden/>
              </w:rPr>
              <w:tab/>
            </w:r>
            <w:r>
              <w:rPr>
                <w:noProof/>
                <w:webHidden/>
              </w:rPr>
              <w:fldChar w:fldCharType="begin"/>
            </w:r>
            <w:r>
              <w:rPr>
                <w:noProof/>
                <w:webHidden/>
              </w:rPr>
              <w:instrText xml:space="preserve"> PAGEREF _Toc225853897 \h </w:instrText>
            </w:r>
            <w:r>
              <w:rPr>
                <w:noProof/>
                <w:webHidden/>
              </w:rPr>
            </w:r>
            <w:r>
              <w:rPr>
                <w:noProof/>
                <w:webHidden/>
              </w:rPr>
              <w:fldChar w:fldCharType="separate"/>
            </w:r>
            <w:r>
              <w:rPr>
                <w:noProof/>
                <w:webHidden/>
              </w:rPr>
              <w:t>9</w:t>
            </w:r>
            <w:r>
              <w:rPr>
                <w:noProof/>
                <w:webHidden/>
              </w:rPr>
              <w:fldChar w:fldCharType="end"/>
            </w:r>
          </w:hyperlink>
        </w:p>
        <w:p w14:paraId="1829E7FA" w14:textId="5967EC4A" w:rsidR="009D0788" w:rsidRDefault="009D0788">
          <w:pPr>
            <w:pStyle w:val="TOC2"/>
            <w:tabs>
              <w:tab w:val="right" w:leader="dot" w:pos="9350"/>
            </w:tabs>
            <w:rPr>
              <w:noProof/>
            </w:rPr>
          </w:pPr>
          <w:hyperlink w:anchor="_Toc225853898" w:history="1">
            <w:r w:rsidRPr="00AB7F3E">
              <w:rPr>
                <w:rStyle w:val="Hyperlink"/>
                <w:noProof/>
              </w:rPr>
              <w:t>5.2 Front End</w:t>
            </w:r>
            <w:r>
              <w:rPr>
                <w:noProof/>
                <w:webHidden/>
              </w:rPr>
              <w:tab/>
            </w:r>
            <w:r>
              <w:rPr>
                <w:noProof/>
                <w:webHidden/>
              </w:rPr>
              <w:fldChar w:fldCharType="begin"/>
            </w:r>
            <w:r>
              <w:rPr>
                <w:noProof/>
                <w:webHidden/>
              </w:rPr>
              <w:instrText xml:space="preserve"> PAGEREF _Toc225853898 \h </w:instrText>
            </w:r>
            <w:r>
              <w:rPr>
                <w:noProof/>
                <w:webHidden/>
              </w:rPr>
            </w:r>
            <w:r>
              <w:rPr>
                <w:noProof/>
                <w:webHidden/>
              </w:rPr>
              <w:fldChar w:fldCharType="separate"/>
            </w:r>
            <w:r>
              <w:rPr>
                <w:noProof/>
                <w:webHidden/>
              </w:rPr>
              <w:t>9</w:t>
            </w:r>
            <w:r>
              <w:rPr>
                <w:noProof/>
                <w:webHidden/>
              </w:rPr>
              <w:fldChar w:fldCharType="end"/>
            </w:r>
          </w:hyperlink>
        </w:p>
        <w:p w14:paraId="1AB51B11" w14:textId="021AF231" w:rsidR="009D0788" w:rsidRDefault="009D0788">
          <w:pPr>
            <w:pStyle w:val="TOC2"/>
            <w:tabs>
              <w:tab w:val="right" w:leader="dot" w:pos="9350"/>
            </w:tabs>
            <w:rPr>
              <w:noProof/>
            </w:rPr>
          </w:pPr>
          <w:hyperlink w:anchor="_Toc225853899" w:history="1">
            <w:r w:rsidRPr="00AB7F3E">
              <w:rPr>
                <w:rStyle w:val="Hyperlink"/>
                <w:noProof/>
              </w:rPr>
              <w:t>5.3 Data Layers</w:t>
            </w:r>
            <w:r>
              <w:rPr>
                <w:noProof/>
                <w:webHidden/>
              </w:rPr>
              <w:tab/>
            </w:r>
            <w:r>
              <w:rPr>
                <w:noProof/>
                <w:webHidden/>
              </w:rPr>
              <w:fldChar w:fldCharType="begin"/>
            </w:r>
            <w:r>
              <w:rPr>
                <w:noProof/>
                <w:webHidden/>
              </w:rPr>
              <w:instrText xml:space="preserve"> PAGEREF _Toc225853899 \h </w:instrText>
            </w:r>
            <w:r>
              <w:rPr>
                <w:noProof/>
                <w:webHidden/>
              </w:rPr>
            </w:r>
            <w:r>
              <w:rPr>
                <w:noProof/>
                <w:webHidden/>
              </w:rPr>
              <w:fldChar w:fldCharType="separate"/>
            </w:r>
            <w:r>
              <w:rPr>
                <w:noProof/>
                <w:webHidden/>
              </w:rPr>
              <w:t>9</w:t>
            </w:r>
            <w:r>
              <w:rPr>
                <w:noProof/>
                <w:webHidden/>
              </w:rPr>
              <w:fldChar w:fldCharType="end"/>
            </w:r>
          </w:hyperlink>
        </w:p>
        <w:p w14:paraId="30DC2C53" w14:textId="03AE5AA9" w:rsidR="009D0788" w:rsidRDefault="009D0788">
          <w:pPr>
            <w:pStyle w:val="TOC1"/>
            <w:tabs>
              <w:tab w:val="right" w:leader="dot" w:pos="9350"/>
            </w:tabs>
            <w:rPr>
              <w:noProof/>
            </w:rPr>
          </w:pPr>
          <w:hyperlink w:anchor="_Toc225853900" w:history="1">
            <w:r w:rsidRPr="00AB7F3E">
              <w:rPr>
                <w:rStyle w:val="Hyperlink"/>
                <w:noProof/>
              </w:rPr>
              <w:t>6. Assumptions &amp; Constraints</w:t>
            </w:r>
            <w:r>
              <w:rPr>
                <w:noProof/>
                <w:webHidden/>
              </w:rPr>
              <w:tab/>
            </w:r>
            <w:r>
              <w:rPr>
                <w:noProof/>
                <w:webHidden/>
              </w:rPr>
              <w:fldChar w:fldCharType="begin"/>
            </w:r>
            <w:r>
              <w:rPr>
                <w:noProof/>
                <w:webHidden/>
              </w:rPr>
              <w:instrText xml:space="preserve"> PAGEREF _Toc225853900 \h </w:instrText>
            </w:r>
            <w:r>
              <w:rPr>
                <w:noProof/>
                <w:webHidden/>
              </w:rPr>
            </w:r>
            <w:r>
              <w:rPr>
                <w:noProof/>
                <w:webHidden/>
              </w:rPr>
              <w:fldChar w:fldCharType="separate"/>
            </w:r>
            <w:r>
              <w:rPr>
                <w:noProof/>
                <w:webHidden/>
              </w:rPr>
              <w:t>9</w:t>
            </w:r>
            <w:r>
              <w:rPr>
                <w:noProof/>
                <w:webHidden/>
              </w:rPr>
              <w:fldChar w:fldCharType="end"/>
            </w:r>
          </w:hyperlink>
        </w:p>
        <w:p w14:paraId="099D3B21" w14:textId="5C679525" w:rsidR="009D0788" w:rsidRDefault="009D0788">
          <w:pPr>
            <w:pStyle w:val="TOC2"/>
            <w:tabs>
              <w:tab w:val="right" w:leader="dot" w:pos="9350"/>
            </w:tabs>
            <w:rPr>
              <w:noProof/>
            </w:rPr>
          </w:pPr>
          <w:hyperlink w:anchor="_Toc225853901" w:history="1">
            <w:r w:rsidRPr="00AB7F3E">
              <w:rPr>
                <w:rStyle w:val="Hyperlink"/>
                <w:noProof/>
              </w:rPr>
              <w:t>6.1 Methodological Assumptions</w:t>
            </w:r>
            <w:r>
              <w:rPr>
                <w:noProof/>
                <w:webHidden/>
              </w:rPr>
              <w:tab/>
            </w:r>
            <w:r>
              <w:rPr>
                <w:noProof/>
                <w:webHidden/>
              </w:rPr>
              <w:fldChar w:fldCharType="begin"/>
            </w:r>
            <w:r>
              <w:rPr>
                <w:noProof/>
                <w:webHidden/>
              </w:rPr>
              <w:instrText xml:space="preserve"> PAGEREF _Toc225853901 \h </w:instrText>
            </w:r>
            <w:r>
              <w:rPr>
                <w:noProof/>
                <w:webHidden/>
              </w:rPr>
            </w:r>
            <w:r>
              <w:rPr>
                <w:noProof/>
                <w:webHidden/>
              </w:rPr>
              <w:fldChar w:fldCharType="separate"/>
            </w:r>
            <w:r>
              <w:rPr>
                <w:noProof/>
                <w:webHidden/>
              </w:rPr>
              <w:t>9</w:t>
            </w:r>
            <w:r>
              <w:rPr>
                <w:noProof/>
                <w:webHidden/>
              </w:rPr>
              <w:fldChar w:fldCharType="end"/>
            </w:r>
          </w:hyperlink>
        </w:p>
        <w:p w14:paraId="6FF225B2" w14:textId="5CD16D0F" w:rsidR="009D0788" w:rsidRDefault="009D0788">
          <w:pPr>
            <w:pStyle w:val="TOC2"/>
            <w:tabs>
              <w:tab w:val="right" w:leader="dot" w:pos="9350"/>
            </w:tabs>
            <w:rPr>
              <w:noProof/>
            </w:rPr>
          </w:pPr>
          <w:hyperlink w:anchor="_Toc225853902" w:history="1">
            <w:r w:rsidRPr="00AB7F3E">
              <w:rPr>
                <w:rStyle w:val="Hyperlink"/>
                <w:noProof/>
              </w:rPr>
              <w:t>6.2 Data Constraints</w:t>
            </w:r>
            <w:r>
              <w:rPr>
                <w:noProof/>
                <w:webHidden/>
              </w:rPr>
              <w:tab/>
            </w:r>
            <w:r>
              <w:rPr>
                <w:noProof/>
                <w:webHidden/>
              </w:rPr>
              <w:fldChar w:fldCharType="begin"/>
            </w:r>
            <w:r>
              <w:rPr>
                <w:noProof/>
                <w:webHidden/>
              </w:rPr>
              <w:instrText xml:space="preserve"> PAGEREF _Toc225853902 \h </w:instrText>
            </w:r>
            <w:r>
              <w:rPr>
                <w:noProof/>
                <w:webHidden/>
              </w:rPr>
            </w:r>
            <w:r>
              <w:rPr>
                <w:noProof/>
                <w:webHidden/>
              </w:rPr>
              <w:fldChar w:fldCharType="separate"/>
            </w:r>
            <w:r>
              <w:rPr>
                <w:noProof/>
                <w:webHidden/>
              </w:rPr>
              <w:t>10</w:t>
            </w:r>
            <w:r>
              <w:rPr>
                <w:noProof/>
                <w:webHidden/>
              </w:rPr>
              <w:fldChar w:fldCharType="end"/>
            </w:r>
          </w:hyperlink>
        </w:p>
        <w:p w14:paraId="379D0D28" w14:textId="021145F1" w:rsidR="009D0788" w:rsidRDefault="009D0788">
          <w:pPr>
            <w:pStyle w:val="TOC2"/>
            <w:tabs>
              <w:tab w:val="right" w:leader="dot" w:pos="9350"/>
            </w:tabs>
            <w:rPr>
              <w:noProof/>
            </w:rPr>
          </w:pPr>
          <w:hyperlink w:anchor="_Toc225853903" w:history="1">
            <w:r w:rsidRPr="00AB7F3E">
              <w:rPr>
                <w:rStyle w:val="Hyperlink"/>
                <w:noProof/>
              </w:rPr>
              <w:t>6.3 Project Constraints</w:t>
            </w:r>
            <w:r>
              <w:rPr>
                <w:noProof/>
                <w:webHidden/>
              </w:rPr>
              <w:tab/>
            </w:r>
            <w:r>
              <w:rPr>
                <w:noProof/>
                <w:webHidden/>
              </w:rPr>
              <w:fldChar w:fldCharType="begin"/>
            </w:r>
            <w:r>
              <w:rPr>
                <w:noProof/>
                <w:webHidden/>
              </w:rPr>
              <w:instrText xml:space="preserve"> PAGEREF _Toc225853903 \h </w:instrText>
            </w:r>
            <w:r>
              <w:rPr>
                <w:noProof/>
                <w:webHidden/>
              </w:rPr>
            </w:r>
            <w:r>
              <w:rPr>
                <w:noProof/>
                <w:webHidden/>
              </w:rPr>
              <w:fldChar w:fldCharType="separate"/>
            </w:r>
            <w:r>
              <w:rPr>
                <w:noProof/>
                <w:webHidden/>
              </w:rPr>
              <w:t>10</w:t>
            </w:r>
            <w:r>
              <w:rPr>
                <w:noProof/>
                <w:webHidden/>
              </w:rPr>
              <w:fldChar w:fldCharType="end"/>
            </w:r>
          </w:hyperlink>
        </w:p>
        <w:p w14:paraId="1F0E9C2A" w14:textId="14E59D01" w:rsidR="009D0788" w:rsidRDefault="009D0788">
          <w:pPr>
            <w:pStyle w:val="TOC1"/>
            <w:tabs>
              <w:tab w:val="right" w:leader="dot" w:pos="9350"/>
            </w:tabs>
            <w:rPr>
              <w:noProof/>
            </w:rPr>
          </w:pPr>
          <w:hyperlink w:anchor="_Toc225853904" w:history="1">
            <w:r w:rsidRPr="00AB7F3E">
              <w:rPr>
                <w:rStyle w:val="Hyperlink"/>
                <w:noProof/>
              </w:rPr>
              <w:t>7. Roles &amp; Responsibilities</w:t>
            </w:r>
            <w:r>
              <w:rPr>
                <w:noProof/>
                <w:webHidden/>
              </w:rPr>
              <w:tab/>
            </w:r>
            <w:r>
              <w:rPr>
                <w:noProof/>
                <w:webHidden/>
              </w:rPr>
              <w:fldChar w:fldCharType="begin"/>
            </w:r>
            <w:r>
              <w:rPr>
                <w:noProof/>
                <w:webHidden/>
              </w:rPr>
              <w:instrText xml:space="preserve"> PAGEREF _Toc225853904 \h </w:instrText>
            </w:r>
            <w:r>
              <w:rPr>
                <w:noProof/>
                <w:webHidden/>
              </w:rPr>
            </w:r>
            <w:r>
              <w:rPr>
                <w:noProof/>
                <w:webHidden/>
              </w:rPr>
              <w:fldChar w:fldCharType="separate"/>
            </w:r>
            <w:r>
              <w:rPr>
                <w:noProof/>
                <w:webHidden/>
              </w:rPr>
              <w:t>11</w:t>
            </w:r>
            <w:r>
              <w:rPr>
                <w:noProof/>
                <w:webHidden/>
              </w:rPr>
              <w:fldChar w:fldCharType="end"/>
            </w:r>
          </w:hyperlink>
        </w:p>
        <w:p w14:paraId="0E89A890" w14:textId="6A7AFE87" w:rsidR="009D0788" w:rsidRDefault="009D0788">
          <w:pPr>
            <w:pStyle w:val="TOC1"/>
            <w:tabs>
              <w:tab w:val="right" w:leader="dot" w:pos="9350"/>
            </w:tabs>
            <w:rPr>
              <w:noProof/>
            </w:rPr>
          </w:pPr>
          <w:hyperlink w:anchor="_Toc225853905" w:history="1">
            <w:r w:rsidRPr="00AB7F3E">
              <w:rPr>
                <w:rStyle w:val="Hyperlink"/>
                <w:noProof/>
              </w:rPr>
              <w:t>8. Sprint 1: Lo-Fi Proof of Concept</w:t>
            </w:r>
            <w:r>
              <w:rPr>
                <w:noProof/>
                <w:webHidden/>
              </w:rPr>
              <w:tab/>
            </w:r>
            <w:r>
              <w:rPr>
                <w:noProof/>
                <w:webHidden/>
              </w:rPr>
              <w:fldChar w:fldCharType="begin"/>
            </w:r>
            <w:r>
              <w:rPr>
                <w:noProof/>
                <w:webHidden/>
              </w:rPr>
              <w:instrText xml:space="preserve"> PAGEREF _Toc225853905 \h </w:instrText>
            </w:r>
            <w:r>
              <w:rPr>
                <w:noProof/>
                <w:webHidden/>
              </w:rPr>
            </w:r>
            <w:r>
              <w:rPr>
                <w:noProof/>
                <w:webHidden/>
              </w:rPr>
              <w:fldChar w:fldCharType="separate"/>
            </w:r>
            <w:r>
              <w:rPr>
                <w:noProof/>
                <w:webHidden/>
              </w:rPr>
              <w:t>12</w:t>
            </w:r>
            <w:r>
              <w:rPr>
                <w:noProof/>
                <w:webHidden/>
              </w:rPr>
              <w:fldChar w:fldCharType="end"/>
            </w:r>
          </w:hyperlink>
        </w:p>
        <w:p w14:paraId="521463B8" w14:textId="4F4CDC32" w:rsidR="009D0788" w:rsidRDefault="009D0788">
          <w:pPr>
            <w:pStyle w:val="TOC2"/>
            <w:tabs>
              <w:tab w:val="right" w:leader="dot" w:pos="9350"/>
            </w:tabs>
            <w:rPr>
              <w:noProof/>
            </w:rPr>
          </w:pPr>
          <w:hyperlink w:anchor="_Toc225853906" w:history="1">
            <w:r w:rsidRPr="00AB7F3E">
              <w:rPr>
                <w:rStyle w:val="Hyperlink"/>
                <w:noProof/>
              </w:rPr>
              <w:t>8.1 Objectives</w:t>
            </w:r>
            <w:r>
              <w:rPr>
                <w:noProof/>
                <w:webHidden/>
              </w:rPr>
              <w:tab/>
            </w:r>
            <w:r>
              <w:rPr>
                <w:noProof/>
                <w:webHidden/>
              </w:rPr>
              <w:fldChar w:fldCharType="begin"/>
            </w:r>
            <w:r>
              <w:rPr>
                <w:noProof/>
                <w:webHidden/>
              </w:rPr>
              <w:instrText xml:space="preserve"> PAGEREF _Toc225853906 \h </w:instrText>
            </w:r>
            <w:r>
              <w:rPr>
                <w:noProof/>
                <w:webHidden/>
              </w:rPr>
            </w:r>
            <w:r>
              <w:rPr>
                <w:noProof/>
                <w:webHidden/>
              </w:rPr>
              <w:fldChar w:fldCharType="separate"/>
            </w:r>
            <w:r>
              <w:rPr>
                <w:noProof/>
                <w:webHidden/>
              </w:rPr>
              <w:t>12</w:t>
            </w:r>
            <w:r>
              <w:rPr>
                <w:noProof/>
                <w:webHidden/>
              </w:rPr>
              <w:fldChar w:fldCharType="end"/>
            </w:r>
          </w:hyperlink>
        </w:p>
        <w:p w14:paraId="734267A7" w14:textId="1D651F1B" w:rsidR="009D0788" w:rsidRDefault="009D0788">
          <w:pPr>
            <w:pStyle w:val="TOC2"/>
            <w:tabs>
              <w:tab w:val="right" w:leader="dot" w:pos="9350"/>
            </w:tabs>
            <w:rPr>
              <w:noProof/>
            </w:rPr>
          </w:pPr>
          <w:hyperlink w:anchor="_Toc225853907" w:history="1">
            <w:r w:rsidRPr="00AB7F3E">
              <w:rPr>
                <w:rStyle w:val="Hyperlink"/>
                <w:noProof/>
              </w:rPr>
              <w:t>8.2 Implementation Approach</w:t>
            </w:r>
            <w:r>
              <w:rPr>
                <w:noProof/>
                <w:webHidden/>
              </w:rPr>
              <w:tab/>
            </w:r>
            <w:r>
              <w:rPr>
                <w:noProof/>
                <w:webHidden/>
              </w:rPr>
              <w:fldChar w:fldCharType="begin"/>
            </w:r>
            <w:r>
              <w:rPr>
                <w:noProof/>
                <w:webHidden/>
              </w:rPr>
              <w:instrText xml:space="preserve"> PAGEREF _Toc225853907 \h </w:instrText>
            </w:r>
            <w:r>
              <w:rPr>
                <w:noProof/>
                <w:webHidden/>
              </w:rPr>
            </w:r>
            <w:r>
              <w:rPr>
                <w:noProof/>
                <w:webHidden/>
              </w:rPr>
              <w:fldChar w:fldCharType="separate"/>
            </w:r>
            <w:r>
              <w:rPr>
                <w:noProof/>
                <w:webHidden/>
              </w:rPr>
              <w:t>12</w:t>
            </w:r>
            <w:r>
              <w:rPr>
                <w:noProof/>
                <w:webHidden/>
              </w:rPr>
              <w:fldChar w:fldCharType="end"/>
            </w:r>
          </w:hyperlink>
        </w:p>
        <w:p w14:paraId="558F5B64" w14:textId="4B39ABE5" w:rsidR="009D0788" w:rsidRDefault="009D0788">
          <w:pPr>
            <w:pStyle w:val="TOC2"/>
            <w:tabs>
              <w:tab w:val="right" w:leader="dot" w:pos="9350"/>
            </w:tabs>
            <w:rPr>
              <w:noProof/>
            </w:rPr>
          </w:pPr>
          <w:hyperlink w:anchor="_Toc225853908" w:history="1">
            <w:r w:rsidRPr="00AB7F3E">
              <w:rPr>
                <w:rStyle w:val="Hyperlink"/>
                <w:noProof/>
              </w:rPr>
              <w:t>8.3 Representative Strategies for Sprint 1</w:t>
            </w:r>
            <w:r>
              <w:rPr>
                <w:noProof/>
                <w:webHidden/>
              </w:rPr>
              <w:tab/>
            </w:r>
            <w:r>
              <w:rPr>
                <w:noProof/>
                <w:webHidden/>
              </w:rPr>
              <w:fldChar w:fldCharType="begin"/>
            </w:r>
            <w:r>
              <w:rPr>
                <w:noProof/>
                <w:webHidden/>
              </w:rPr>
              <w:instrText xml:space="preserve"> PAGEREF _Toc225853908 \h </w:instrText>
            </w:r>
            <w:r>
              <w:rPr>
                <w:noProof/>
                <w:webHidden/>
              </w:rPr>
            </w:r>
            <w:r>
              <w:rPr>
                <w:noProof/>
                <w:webHidden/>
              </w:rPr>
              <w:fldChar w:fldCharType="separate"/>
            </w:r>
            <w:r>
              <w:rPr>
                <w:noProof/>
                <w:webHidden/>
              </w:rPr>
              <w:t>12</w:t>
            </w:r>
            <w:r>
              <w:rPr>
                <w:noProof/>
                <w:webHidden/>
              </w:rPr>
              <w:fldChar w:fldCharType="end"/>
            </w:r>
          </w:hyperlink>
        </w:p>
        <w:p w14:paraId="77B1F08E" w14:textId="36B3C893" w:rsidR="009D0788" w:rsidRDefault="009D0788">
          <w:pPr>
            <w:pStyle w:val="TOC2"/>
            <w:tabs>
              <w:tab w:val="right" w:leader="dot" w:pos="9350"/>
            </w:tabs>
            <w:rPr>
              <w:noProof/>
            </w:rPr>
          </w:pPr>
          <w:hyperlink w:anchor="_Toc225853909" w:history="1">
            <w:r w:rsidRPr="00AB7F3E">
              <w:rPr>
                <w:rStyle w:val="Hyperlink"/>
                <w:noProof/>
              </w:rPr>
              <w:t>8.4 Sprint 1 Deliverables</w:t>
            </w:r>
            <w:r>
              <w:rPr>
                <w:noProof/>
                <w:webHidden/>
              </w:rPr>
              <w:tab/>
            </w:r>
            <w:r>
              <w:rPr>
                <w:noProof/>
                <w:webHidden/>
              </w:rPr>
              <w:fldChar w:fldCharType="begin"/>
            </w:r>
            <w:r>
              <w:rPr>
                <w:noProof/>
                <w:webHidden/>
              </w:rPr>
              <w:instrText xml:space="preserve"> PAGEREF _Toc225853909 \h </w:instrText>
            </w:r>
            <w:r>
              <w:rPr>
                <w:noProof/>
                <w:webHidden/>
              </w:rPr>
            </w:r>
            <w:r>
              <w:rPr>
                <w:noProof/>
                <w:webHidden/>
              </w:rPr>
              <w:fldChar w:fldCharType="separate"/>
            </w:r>
            <w:r>
              <w:rPr>
                <w:noProof/>
                <w:webHidden/>
              </w:rPr>
              <w:t>13</w:t>
            </w:r>
            <w:r>
              <w:rPr>
                <w:noProof/>
                <w:webHidden/>
              </w:rPr>
              <w:fldChar w:fldCharType="end"/>
            </w:r>
          </w:hyperlink>
        </w:p>
        <w:p w14:paraId="006660A4" w14:textId="0A599CCD" w:rsidR="009D0788" w:rsidRDefault="009D0788">
          <w:pPr>
            <w:pStyle w:val="TOC2"/>
            <w:tabs>
              <w:tab w:val="right" w:leader="dot" w:pos="9350"/>
            </w:tabs>
            <w:rPr>
              <w:noProof/>
            </w:rPr>
          </w:pPr>
          <w:hyperlink w:anchor="_Toc225853910" w:history="1">
            <w:r w:rsidRPr="00AB7F3E">
              <w:rPr>
                <w:rStyle w:val="Hyperlink"/>
                <w:noProof/>
              </w:rPr>
              <w:t>8.5 Success Criteria</w:t>
            </w:r>
            <w:r>
              <w:rPr>
                <w:noProof/>
                <w:webHidden/>
              </w:rPr>
              <w:tab/>
            </w:r>
            <w:r>
              <w:rPr>
                <w:noProof/>
                <w:webHidden/>
              </w:rPr>
              <w:fldChar w:fldCharType="begin"/>
            </w:r>
            <w:r>
              <w:rPr>
                <w:noProof/>
                <w:webHidden/>
              </w:rPr>
              <w:instrText xml:space="preserve"> PAGEREF _Toc225853910 \h </w:instrText>
            </w:r>
            <w:r>
              <w:rPr>
                <w:noProof/>
                <w:webHidden/>
              </w:rPr>
            </w:r>
            <w:r>
              <w:rPr>
                <w:noProof/>
                <w:webHidden/>
              </w:rPr>
              <w:fldChar w:fldCharType="separate"/>
            </w:r>
            <w:r>
              <w:rPr>
                <w:noProof/>
                <w:webHidden/>
              </w:rPr>
              <w:t>13</w:t>
            </w:r>
            <w:r>
              <w:rPr>
                <w:noProof/>
                <w:webHidden/>
              </w:rPr>
              <w:fldChar w:fldCharType="end"/>
            </w:r>
          </w:hyperlink>
        </w:p>
        <w:p w14:paraId="59A7ED4C" w14:textId="2AE124D6" w:rsidR="009D0788" w:rsidRDefault="009D0788">
          <w:r>
            <w:rPr>
              <w:b/>
              <w:bCs/>
              <w:noProof/>
            </w:rPr>
            <w:fldChar w:fldCharType="end"/>
          </w:r>
        </w:p>
      </w:sdtContent>
    </w:sdt>
    <w:p w14:paraId="6CDE78A8" w14:textId="77777777" w:rsidR="009D0788" w:rsidRDefault="009D0788">
      <w:pPr>
        <w:rPr>
          <w:b/>
          <w:bCs/>
          <w:color w:val="1B3A5C"/>
          <w:sz w:val="32"/>
          <w:szCs w:val="32"/>
        </w:rPr>
      </w:pPr>
      <w:r>
        <w:br w:type="page"/>
      </w:r>
    </w:p>
    <w:p w14:paraId="7C9D00B5" w14:textId="432E9387" w:rsidR="00313819" w:rsidRDefault="00D55ED6">
      <w:pPr>
        <w:pStyle w:val="Heading1"/>
      </w:pPr>
      <w:bookmarkStart w:id="0" w:name="_Toc225853884"/>
      <w:r>
        <w:t>1. Purpose</w:t>
      </w:r>
      <w:bookmarkEnd w:id="0"/>
    </w:p>
    <w:p w14:paraId="7C9D00B6" w14:textId="15FEF9D6" w:rsidR="00313819" w:rsidRDefault="00D55ED6">
      <w:pPr>
        <w:spacing w:after="160" w:line="276" w:lineRule="auto"/>
      </w:pPr>
      <w:r>
        <w:t xml:space="preserve">The Colorado Department of Transportation (CDOT) is developing a custom web-based Transportation Demand Management (TDM) Calculator to estimate the vehicle miles traveled (VMT) reduction benefits of TDM strategies applied to transportation infrastructure projects </w:t>
      </w:r>
      <w:r w:rsidR="00723CF0">
        <w:t xml:space="preserve">and programs </w:t>
      </w:r>
      <w:r>
        <w:t>across Colorado. This requirements document defines the high-level functional and non-functional requirements for the calculator, establishes the intended audience and use cases, and outlines the scope for an initial proof-of-concept sprint.</w:t>
      </w:r>
    </w:p>
    <w:p w14:paraId="7C9D00B7" w14:textId="61297FCC" w:rsidR="00313819" w:rsidRDefault="00D55ED6">
      <w:pPr>
        <w:spacing w:after="160" w:line="276" w:lineRule="auto"/>
      </w:pPr>
      <w:r>
        <w:t xml:space="preserve">The TDM Calculator addresses a gap identified through </w:t>
      </w:r>
      <w:r w:rsidR="0015092F">
        <w:t xml:space="preserve">previous research </w:t>
      </w:r>
      <w:r>
        <w:t>which concluded that no existing TDM calculator meets CDOT’s specific needs. Existing calculators—primarily developed in California for land use development contexts—do not adequately address VMT reduction estimation for transportation infrastructure projects, which is CDOT’s primary use case. The CDOT TDM Calculator will be purpose-built to fill this gap.</w:t>
      </w:r>
    </w:p>
    <w:p w14:paraId="7C9D00B8" w14:textId="77777777" w:rsidR="00313819" w:rsidRDefault="00D55ED6">
      <w:pPr>
        <w:spacing w:after="160" w:line="276" w:lineRule="auto"/>
      </w:pPr>
      <w:r>
        <w:t>The calculator will support several interconnected objectives:</w:t>
      </w:r>
    </w:p>
    <w:p w14:paraId="7C9D00B9" w14:textId="6DA85B77" w:rsidR="00313819" w:rsidRDefault="00D55ED6">
      <w:pPr>
        <w:pStyle w:val="ListParagraph"/>
        <w:numPr>
          <w:ilvl w:val="0"/>
          <w:numId w:val="2"/>
        </w:numPr>
        <w:spacing w:after="80" w:line="276" w:lineRule="auto"/>
      </w:pPr>
      <w:r>
        <w:rPr>
          <w:b/>
          <w:bCs/>
        </w:rPr>
        <w:t>Quantify VMT reduction</w:t>
      </w:r>
      <w:r>
        <w:t xml:space="preserve"> associated with TDM strategies for transportation infrastructure projects, supporting CDOT Policy Directive 1601 compliance.</w:t>
      </w:r>
    </w:p>
    <w:p w14:paraId="7C9D00BA" w14:textId="77777777" w:rsidR="00313819" w:rsidRDefault="00D55ED6">
      <w:pPr>
        <w:pStyle w:val="ListParagraph"/>
        <w:numPr>
          <w:ilvl w:val="0"/>
          <w:numId w:val="2"/>
        </w:numPr>
        <w:spacing w:after="80" w:line="276" w:lineRule="auto"/>
      </w:pPr>
      <w:r>
        <w:rPr>
          <w:b/>
          <w:bCs/>
        </w:rPr>
        <w:t>Communicate project benefits</w:t>
      </w:r>
      <w:r>
        <w:t xml:space="preserve"> to stakeholders, decision-makers, and community members by translating TDM investments into understandable VMT and GHG reduction metrics.</w:t>
      </w:r>
    </w:p>
    <w:p w14:paraId="7C9D00BB" w14:textId="77777777" w:rsidR="00313819" w:rsidRDefault="00D55ED6">
      <w:pPr>
        <w:pStyle w:val="ListParagraph"/>
        <w:numPr>
          <w:ilvl w:val="0"/>
          <w:numId w:val="2"/>
        </w:numPr>
        <w:spacing w:after="80" w:line="276" w:lineRule="auto"/>
      </w:pPr>
      <w:r>
        <w:rPr>
          <w:b/>
          <w:bCs/>
        </w:rPr>
        <w:t>Strengthen grant applications</w:t>
      </w:r>
      <w:r>
        <w:t xml:space="preserve"> by providing defensible, methodology-backed estimates of TDM strategy effectiveness.</w:t>
      </w:r>
    </w:p>
    <w:p w14:paraId="7C9D00BC" w14:textId="77777777" w:rsidR="00313819" w:rsidRDefault="00D55ED6">
      <w:pPr>
        <w:pStyle w:val="ListParagraph"/>
        <w:numPr>
          <w:ilvl w:val="0"/>
          <w:numId w:val="2"/>
        </w:numPr>
        <w:spacing w:after="80" w:line="276" w:lineRule="auto"/>
      </w:pPr>
      <w:r>
        <w:rPr>
          <w:b/>
          <w:bCs/>
        </w:rPr>
        <w:t>Augment existing TDM analysis</w:t>
      </w:r>
      <w:r>
        <w:t xml:space="preserve"> where it exists, and provide a standardized analytical framework where it does not.</w:t>
      </w:r>
    </w:p>
    <w:p w14:paraId="7C9D00BD" w14:textId="77777777" w:rsidR="00313819" w:rsidRDefault="00D55ED6">
      <w:pPr>
        <w:pStyle w:val="ListParagraph"/>
        <w:numPr>
          <w:ilvl w:val="0"/>
          <w:numId w:val="2"/>
        </w:numPr>
        <w:spacing w:after="80" w:line="276" w:lineRule="auto"/>
      </w:pPr>
      <w:r>
        <w:rPr>
          <w:b/>
          <w:bCs/>
        </w:rPr>
        <w:t>Support multiple geographic contexts</w:t>
      </w:r>
      <w:r>
        <w:t xml:space="preserve"> across Colorado, including urban, suburban, rural, and resort town settings within MPO regions and rural Transportation Planning Regions (TPRs).</w:t>
      </w:r>
    </w:p>
    <w:p w14:paraId="7C9D00BE" w14:textId="77777777" w:rsidR="00313819" w:rsidRDefault="00D55ED6">
      <w:pPr>
        <w:pStyle w:val="Heading1"/>
      </w:pPr>
      <w:bookmarkStart w:id="1" w:name="_Toc225853885"/>
      <w:r>
        <w:t>2. Audience</w:t>
      </w:r>
      <w:bookmarkEnd w:id="1"/>
    </w:p>
    <w:p w14:paraId="7C9D00BF" w14:textId="77777777" w:rsidR="00313819" w:rsidRDefault="00D55ED6">
      <w:pPr>
        <w:pStyle w:val="Heading2"/>
      </w:pPr>
      <w:bookmarkStart w:id="2" w:name="_Toc225853886"/>
      <w:r>
        <w:t>2.1 Document Audience</w:t>
      </w:r>
      <w:bookmarkEnd w:id="2"/>
    </w:p>
    <w:p w14:paraId="7C9D00C0" w14:textId="62758CBE" w:rsidR="00313819" w:rsidRDefault="00D55ED6">
      <w:pPr>
        <w:spacing w:after="160" w:line="276" w:lineRule="auto"/>
      </w:pPr>
      <w:r>
        <w:t xml:space="preserve">This requirements document is intended for the project team members responsible for designing, developing, and validating the TDM Calculator, including technical staff at High Street Consulting Group and Felsburg Holt &amp; Ullevig (FHU); </w:t>
      </w:r>
      <w:r w:rsidR="004D5720">
        <w:t xml:space="preserve">and </w:t>
      </w:r>
      <w:r>
        <w:t>CDOT project managers and stakeholders in the Office of Innovative Mobility (OIM</w:t>
      </w:r>
      <w:r w:rsidR="004D5720">
        <w:t>)</w:t>
      </w:r>
      <w:r>
        <w:t>. The document assumes familiarity with TDM concepts, VMT estimation methods, and Colorado’s transportation planning context.</w:t>
      </w:r>
    </w:p>
    <w:p w14:paraId="7C9D00C1" w14:textId="77777777" w:rsidR="00313819" w:rsidRDefault="00D55ED6">
      <w:pPr>
        <w:pStyle w:val="Heading2"/>
      </w:pPr>
      <w:bookmarkStart w:id="3" w:name="_Toc225853887"/>
      <w:r>
        <w:t>2.2 Calculator End Users</w:t>
      </w:r>
      <w:bookmarkEnd w:id="3"/>
    </w:p>
    <w:p w14:paraId="7C9D00C2" w14:textId="77777777" w:rsidR="00313819" w:rsidRDefault="00D55ED6">
      <w:pPr>
        <w:spacing w:after="160" w:line="276" w:lineRule="auto"/>
      </w:pPr>
      <w:r>
        <w:t>The TDM Calculator is being designed for the following primary user groups:</w:t>
      </w:r>
    </w:p>
    <w:p w14:paraId="7C9D00C4" w14:textId="77777777" w:rsidR="00313819" w:rsidRDefault="00D55ED6">
      <w:pPr>
        <w:pStyle w:val="ListParagraph"/>
        <w:numPr>
          <w:ilvl w:val="0"/>
          <w:numId w:val="2"/>
        </w:numPr>
        <w:spacing w:after="80" w:line="276" w:lineRule="auto"/>
      </w:pPr>
      <w:r>
        <w:rPr>
          <w:b/>
          <w:bCs/>
        </w:rPr>
        <w:t>Metropolitan Planning Organization (MPO) and Transportation Planning Region (TPR) Staff.</w:t>
      </w:r>
      <w:r>
        <w:t xml:space="preserve"> Planners at Colorado’s five MPOs (DRCOG, Grand Valley MPO, North Front Range MPO, Pikes Peak Area Council of Governments, and Pueblo Area Council of Governments) and rural TPRs who are evaluating TDM strategies for regional transportation plans, corridor studies, and grant applications.</w:t>
      </w:r>
    </w:p>
    <w:p w14:paraId="7C9D00C5" w14:textId="77777777" w:rsidR="00313819" w:rsidRDefault="00D55ED6">
      <w:pPr>
        <w:pStyle w:val="ListParagraph"/>
        <w:numPr>
          <w:ilvl w:val="0"/>
          <w:numId w:val="2"/>
        </w:numPr>
        <w:spacing w:after="80" w:line="276" w:lineRule="auto"/>
      </w:pPr>
      <w:r>
        <w:rPr>
          <w:b/>
          <w:bCs/>
        </w:rPr>
        <w:t>Local Jurisdiction Staff.</w:t>
      </w:r>
      <w:r>
        <w:t xml:space="preserve"> City and county planners and transportation staff who need to quantify the VMT reduction benefits of TDM strategies for local transportation plans, development review, and project prioritization.</w:t>
      </w:r>
    </w:p>
    <w:p w14:paraId="4C0201DE" w14:textId="5EDE8474" w:rsidR="00382D3C" w:rsidRDefault="00382D3C" w:rsidP="00382D3C">
      <w:pPr>
        <w:pStyle w:val="ListParagraph"/>
        <w:numPr>
          <w:ilvl w:val="0"/>
          <w:numId w:val="2"/>
        </w:numPr>
        <w:spacing w:after="80" w:line="276" w:lineRule="auto"/>
      </w:pPr>
      <w:r>
        <w:rPr>
          <w:b/>
          <w:bCs/>
        </w:rPr>
        <w:t>CDOT Internal Staff.</w:t>
      </w:r>
      <w:r>
        <w:t xml:space="preserve"> </w:t>
      </w:r>
      <w:commentRangeStart w:id="4"/>
      <w:r>
        <w:t>Staff within OIM, the Division of Transit and Rail, the CDOT modeling team, and the greenhouse gas team who evaluate TDM strategies as part of PD 1601 analysis, project development, and policy implementation. These users need defensible VMT reduction estimates to inform internal decision-making and reporting.</w:t>
      </w:r>
      <w:commentRangeEnd w:id="4"/>
      <w:r>
        <w:rPr>
          <w:rStyle w:val="CommentReference"/>
          <w:sz w:val="22"/>
          <w:szCs w:val="22"/>
        </w:rPr>
        <w:commentReference w:id="4"/>
      </w:r>
    </w:p>
    <w:p w14:paraId="7C9D00C6" w14:textId="77777777" w:rsidR="00313819" w:rsidRDefault="00D55ED6">
      <w:pPr>
        <w:spacing w:after="160" w:line="276" w:lineRule="auto"/>
      </w:pPr>
      <w:r>
        <w:t>The calculator should be usable by both technical and non-technical users. The interface should minimize complexity for general use while providing access to advanced features and detailed methodology documentation for technical users who require it.</w:t>
      </w:r>
    </w:p>
    <w:p w14:paraId="7C9D00C7" w14:textId="77777777" w:rsidR="00313819" w:rsidRDefault="00D55ED6">
      <w:pPr>
        <w:pStyle w:val="Heading1"/>
      </w:pPr>
      <w:bookmarkStart w:id="5" w:name="_Toc225853888"/>
      <w:r>
        <w:t>3. User Stories</w:t>
      </w:r>
      <w:bookmarkEnd w:id="5"/>
    </w:p>
    <w:p w14:paraId="7C9D00C8" w14:textId="15A0C7C8" w:rsidR="00313819" w:rsidRDefault="00D55ED6">
      <w:pPr>
        <w:spacing w:after="160" w:line="276" w:lineRule="auto"/>
      </w:pPr>
      <w:r>
        <w:t xml:space="preserve">The following user stories represent the primary use cases that the TDM Calculator must support. These stories are derived </w:t>
      </w:r>
      <w:commentRangeStart w:id="6"/>
      <w:r>
        <w:t xml:space="preserve">from stakeholder interviews </w:t>
      </w:r>
      <w:commentRangeEnd w:id="6"/>
      <w:r w:rsidR="00D57D6A">
        <w:rPr>
          <w:rStyle w:val="CommentReference"/>
          <w:sz w:val="22"/>
          <w:szCs w:val="22"/>
        </w:rPr>
        <w:commentReference w:id="6"/>
      </w:r>
      <w:r>
        <w:t>conducted during the evaluation research phase</w:t>
      </w:r>
      <w:r w:rsidR="000A7058">
        <w:rPr>
          <w:rStyle w:val="FootnoteReference"/>
        </w:rPr>
        <w:footnoteReference w:id="1"/>
      </w:r>
      <w:r>
        <w:t xml:space="preserve"> and refined during the project team’s brainstorming session on March 26,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3680"/>
        <w:gridCol w:w="3680"/>
      </w:tblGrid>
      <w:tr w:rsidR="00242CEC" w14:paraId="7C9D00CD"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0C9" w14:textId="77777777" w:rsidR="00313819" w:rsidRDefault="00D55ED6">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0CA" w14:textId="77777777" w:rsidR="00313819" w:rsidRDefault="00D55ED6">
            <w:r>
              <w:rPr>
                <w:b/>
                <w:bCs/>
                <w:color w:val="FFFFFF"/>
                <w:sz w:val="20"/>
                <w:szCs w:val="20"/>
              </w:rPr>
              <w:t>Persona</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0CB" w14:textId="77777777" w:rsidR="00313819" w:rsidRDefault="00D55ED6">
            <w:r>
              <w:rPr>
                <w:b/>
                <w:bCs/>
                <w:color w:val="FFFFFF"/>
                <w:sz w:val="20"/>
                <w:szCs w:val="20"/>
              </w:rPr>
              <w:t>User Story</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0CC" w14:textId="77777777" w:rsidR="00313819" w:rsidRDefault="00D55ED6">
            <w:r>
              <w:rPr>
                <w:b/>
                <w:bCs/>
                <w:color w:val="FFFFFF"/>
                <w:sz w:val="20"/>
                <w:szCs w:val="20"/>
              </w:rPr>
              <w:t>Acceptance Criteria</w:t>
            </w:r>
          </w:p>
        </w:tc>
      </w:tr>
      <w:tr w:rsidR="00242CEC" w14:paraId="7C9D00D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CE" w14:textId="77777777" w:rsidR="00313819" w:rsidRDefault="00D55ED6">
            <w:r>
              <w:rPr>
                <w:sz w:val="20"/>
                <w:szCs w:val="20"/>
              </w:rPr>
              <w:t>US-1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CF" w14:textId="77777777" w:rsidR="00313819" w:rsidRDefault="00D55ED6">
            <w:r>
              <w:rPr>
                <w:sz w:val="20"/>
                <w:szCs w:val="20"/>
              </w:rPr>
              <w:t>CDOT OIM Analyst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D0" w14:textId="77777777" w:rsidR="00313819" w:rsidRDefault="00D55ED6">
            <w:pPr>
              <w:spacing w:after="60"/>
            </w:pPr>
            <w:r>
              <w:rPr>
                <w:b/>
                <w:bCs/>
                <w:sz w:val="20"/>
                <w:szCs w:val="20"/>
              </w:rPr>
              <w:t>As a</w:t>
            </w:r>
            <w:r>
              <w:rPr>
                <w:sz w:val="20"/>
                <w:szCs w:val="20"/>
              </w:rPr>
              <w:t xml:space="preserve"> CDOT OIM analyst evaluating a proposed highway corridor project,</w:t>
            </w:r>
          </w:p>
          <w:p w14:paraId="7C9D00D1" w14:textId="77777777" w:rsidR="00313819" w:rsidRDefault="00D55ED6">
            <w:pPr>
              <w:spacing w:after="60"/>
            </w:pPr>
            <w:r>
              <w:rPr>
                <w:b/>
                <w:bCs/>
                <w:sz w:val="20"/>
                <w:szCs w:val="20"/>
              </w:rPr>
              <w:t>I want to</w:t>
            </w:r>
            <w:r>
              <w:rPr>
                <w:sz w:val="20"/>
                <w:szCs w:val="20"/>
              </w:rPr>
              <w:t xml:space="preserve"> select applicable TDM strategies (e.g., new transit service, bike infrastructure, parking management) and see their estimated VMT reduction individually and in combination,</w:t>
            </w:r>
          </w:p>
          <w:p w14:paraId="7C9D00D2" w14:textId="77777777" w:rsidR="00313819" w:rsidRDefault="00D55ED6">
            <w:pPr>
              <w:spacing w:after="60"/>
            </w:pPr>
            <w:r>
              <w:rPr>
                <w:b/>
                <w:bCs/>
                <w:sz w:val="20"/>
                <w:szCs w:val="20"/>
              </w:rPr>
              <w:t>so that</w:t>
            </w:r>
            <w:r>
              <w:rPr>
                <w:sz w:val="20"/>
                <w:szCs w:val="20"/>
              </w:rPr>
              <w:t xml:space="preserve"> I can determine whether the project’s TDM package meets PD 1601 targets and document the analysis for the project record.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D3" w14:textId="77777777" w:rsidR="00313819" w:rsidRDefault="00D55ED6">
            <w:pPr>
              <w:spacing w:after="60"/>
            </w:pPr>
            <w:r>
              <w:rPr>
                <w:sz w:val="20"/>
                <w:szCs w:val="20"/>
              </w:rPr>
              <w:t>• User can define a project area on a map or by selecting a geographic unit (e.g., TAZ, corridor).</w:t>
            </w:r>
          </w:p>
          <w:p w14:paraId="7C9D00D4" w14:textId="77777777" w:rsidR="00313819" w:rsidRDefault="00D55ED6">
            <w:pPr>
              <w:spacing w:after="60"/>
            </w:pPr>
            <w:r>
              <w:rPr>
                <w:sz w:val="20"/>
                <w:szCs w:val="20"/>
              </w:rPr>
              <w:t>• Calculator pre-fills existing conditions data (baseline VMT, mode share, transit service) for the selected area.</w:t>
            </w:r>
          </w:p>
          <w:p w14:paraId="7C9D00D5" w14:textId="77777777" w:rsidR="00313819" w:rsidRDefault="00D55ED6">
            <w:pPr>
              <w:spacing w:after="60"/>
            </w:pPr>
            <w:r>
              <w:rPr>
                <w:sz w:val="20"/>
                <w:szCs w:val="20"/>
              </w:rPr>
              <w:t>• User can select and configure multiple TDM strategies with adjustable parameters.</w:t>
            </w:r>
          </w:p>
          <w:p w14:paraId="7C9D00D6" w14:textId="77777777" w:rsidR="00313819" w:rsidRDefault="00D55ED6">
            <w:pPr>
              <w:spacing w:after="60"/>
            </w:pPr>
            <w:commentRangeStart w:id="7"/>
            <w:commentRangeStart w:id="8"/>
            <w:r>
              <w:rPr>
                <w:sz w:val="20"/>
                <w:szCs w:val="20"/>
              </w:rPr>
              <w:t>• Results display individual strategy contributions and combined VMT reduction as both a percentage and absolute value.</w:t>
            </w:r>
            <w:commentRangeEnd w:id="7"/>
            <w:r w:rsidR="00F7608A">
              <w:rPr>
                <w:rStyle w:val="CommentReference"/>
                <w:sz w:val="22"/>
                <w:szCs w:val="22"/>
              </w:rPr>
              <w:commentReference w:id="7"/>
            </w:r>
            <w:commentRangeEnd w:id="8"/>
            <w:r w:rsidR="005E3962">
              <w:rPr>
                <w:rStyle w:val="CommentReference"/>
                <w:sz w:val="22"/>
                <w:szCs w:val="22"/>
              </w:rPr>
              <w:commentReference w:id="8"/>
            </w:r>
          </w:p>
          <w:p w14:paraId="7C9D00D7" w14:textId="77777777" w:rsidR="00313819" w:rsidRDefault="00D55ED6">
            <w:pPr>
              <w:spacing w:after="60"/>
            </w:pPr>
            <w:r>
              <w:rPr>
                <w:sz w:val="20"/>
                <w:szCs w:val="20"/>
              </w:rPr>
              <w:t>• User can export a formatted PDF report suitable for the project record.</w:t>
            </w:r>
          </w:p>
        </w:tc>
      </w:tr>
      <w:tr w:rsidR="00242CEC" w14:paraId="7C9D00E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0D9" w14:textId="77777777" w:rsidR="00313819" w:rsidRDefault="00D55ED6">
            <w:r>
              <w:rPr>
                <w:sz w:val="20"/>
                <w:szCs w:val="20"/>
              </w:rPr>
              <w:t>US-2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0DA" w14:textId="77777777" w:rsidR="00313819" w:rsidRDefault="00D55ED6">
            <w:r>
              <w:rPr>
                <w:sz w:val="20"/>
                <w:szCs w:val="20"/>
              </w:rPr>
              <w:t>MPO Planner</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0DB" w14:textId="77777777" w:rsidR="00313819" w:rsidRDefault="00D55ED6">
            <w:pPr>
              <w:spacing w:after="60"/>
            </w:pPr>
            <w:r>
              <w:rPr>
                <w:b/>
                <w:bCs/>
                <w:sz w:val="20"/>
                <w:szCs w:val="20"/>
              </w:rPr>
              <w:t>As a</w:t>
            </w:r>
            <w:r>
              <w:rPr>
                <w:sz w:val="20"/>
                <w:szCs w:val="20"/>
              </w:rPr>
              <w:t xml:space="preserve"> regional planner at an MPO preparing a grant application for a multimodal corridor improvement,</w:t>
            </w:r>
          </w:p>
          <w:p w14:paraId="7C9D00DC" w14:textId="77777777" w:rsidR="00313819" w:rsidRDefault="00D55ED6">
            <w:pPr>
              <w:spacing w:after="60"/>
            </w:pPr>
            <w:r>
              <w:rPr>
                <w:b/>
                <w:bCs/>
                <w:sz w:val="20"/>
                <w:szCs w:val="20"/>
              </w:rPr>
              <w:t>I want to</w:t>
            </w:r>
            <w:r>
              <w:rPr>
                <w:sz w:val="20"/>
                <w:szCs w:val="20"/>
              </w:rPr>
              <w:t xml:space="preserve"> estimate the VMT and GHG reduction benefits of the proposed TDM investments using Colorado-specific data and accepted methodologies,</w:t>
            </w:r>
          </w:p>
          <w:p w14:paraId="7C9D00DD" w14:textId="77777777" w:rsidR="00313819" w:rsidRDefault="00D55ED6">
            <w:pPr>
              <w:spacing w:after="60"/>
            </w:pPr>
            <w:r>
              <w:rPr>
                <w:b/>
                <w:bCs/>
                <w:sz w:val="20"/>
                <w:szCs w:val="20"/>
              </w:rPr>
              <w:t>so that</w:t>
            </w:r>
            <w:r>
              <w:rPr>
                <w:sz w:val="20"/>
                <w:szCs w:val="20"/>
              </w:rPr>
              <w:t xml:space="preserve"> I can include defensible benefit estimates in the grant narrative and demonstrate alignment with state GHG reduction goals.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0DE" w14:textId="77777777" w:rsidR="00313819" w:rsidRDefault="00D55ED6">
            <w:pPr>
              <w:spacing w:after="60"/>
            </w:pPr>
            <w:r>
              <w:rPr>
                <w:sz w:val="20"/>
                <w:szCs w:val="20"/>
              </w:rPr>
              <w:t>• Calculator uses Colorado-specific data sources (Western States CAPCOA Handbook, CDOT statewide travel survey, ACS) rather than generic national defaults.</w:t>
            </w:r>
          </w:p>
          <w:p w14:paraId="7C9D00DF" w14:textId="77777777" w:rsidR="00313819" w:rsidRDefault="00D55ED6">
            <w:pPr>
              <w:spacing w:after="60"/>
            </w:pPr>
            <w:r>
              <w:rPr>
                <w:sz w:val="20"/>
                <w:szCs w:val="20"/>
              </w:rPr>
              <w:t>• Methodology documentation is accessible within the tool so the user can cite sources in grant applications.</w:t>
            </w:r>
          </w:p>
          <w:p w14:paraId="7C9D00E0" w14:textId="77777777" w:rsidR="00313819" w:rsidRDefault="00D55ED6">
            <w:pPr>
              <w:spacing w:after="60"/>
            </w:pPr>
            <w:r>
              <w:rPr>
                <w:sz w:val="20"/>
                <w:szCs w:val="20"/>
              </w:rPr>
              <w:t>• Output includes GHG reduction estimates derived from VMT reduction.</w:t>
            </w:r>
          </w:p>
          <w:p w14:paraId="7C9D00E1" w14:textId="77777777" w:rsidR="00313819" w:rsidRDefault="00D55ED6">
            <w:pPr>
              <w:spacing w:after="60"/>
            </w:pPr>
            <w:r>
              <w:rPr>
                <w:sz w:val="20"/>
                <w:szCs w:val="20"/>
              </w:rPr>
              <w:t>• Results can be exported to both PDF and CSV/Excel formats.</w:t>
            </w:r>
          </w:p>
        </w:tc>
      </w:tr>
      <w:tr w:rsidR="00242CEC" w14:paraId="7C9D00E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E3" w14:textId="77777777" w:rsidR="00313819" w:rsidRDefault="00D55ED6">
            <w:r>
              <w:rPr>
                <w:sz w:val="20"/>
                <w:szCs w:val="20"/>
              </w:rPr>
              <w:t>US-3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E4" w14:textId="77777777" w:rsidR="00313819" w:rsidRDefault="00D55ED6">
            <w:r>
              <w:rPr>
                <w:sz w:val="20"/>
                <w:szCs w:val="20"/>
              </w:rPr>
              <w:t>Local Jurisdiction Planner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E5" w14:textId="77777777" w:rsidR="00313819" w:rsidRDefault="00D55ED6">
            <w:pPr>
              <w:spacing w:after="60"/>
            </w:pPr>
            <w:r>
              <w:rPr>
                <w:b/>
                <w:bCs/>
                <w:sz w:val="20"/>
                <w:szCs w:val="20"/>
              </w:rPr>
              <w:t>As a</w:t>
            </w:r>
            <w:r>
              <w:rPr>
                <w:sz w:val="20"/>
                <w:szCs w:val="20"/>
              </w:rPr>
              <w:t xml:space="preserve"> city transportation planner evaluating TDM strategies for a local transportation plan update,</w:t>
            </w:r>
          </w:p>
          <w:p w14:paraId="7C9D00E6" w14:textId="77777777" w:rsidR="00313819" w:rsidRDefault="00D55ED6">
            <w:pPr>
              <w:spacing w:after="60"/>
            </w:pPr>
            <w:r>
              <w:rPr>
                <w:b/>
                <w:bCs/>
                <w:sz w:val="20"/>
                <w:szCs w:val="20"/>
              </w:rPr>
              <w:t>I want to</w:t>
            </w:r>
            <w:r>
              <w:rPr>
                <w:sz w:val="20"/>
                <w:szCs w:val="20"/>
              </w:rPr>
              <w:t xml:space="preserve"> compare the relative VMT reduction effectiveness of different TDM strategies in my community’s context (urban, suburban, or rural),</w:t>
            </w:r>
          </w:p>
          <w:p w14:paraId="7C9D00E7" w14:textId="77777777" w:rsidR="00313819" w:rsidRDefault="00D55ED6">
            <w:pPr>
              <w:spacing w:after="60"/>
            </w:pPr>
            <w:r>
              <w:rPr>
                <w:b/>
                <w:bCs/>
                <w:sz w:val="20"/>
                <w:szCs w:val="20"/>
              </w:rPr>
              <w:t>so that</w:t>
            </w:r>
            <w:r>
              <w:rPr>
                <w:sz w:val="20"/>
                <w:szCs w:val="20"/>
              </w:rPr>
              <w:t xml:space="preserve"> I can prioritize investments and communicate the expected benefits to elected officials and the public.</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E8" w14:textId="77777777" w:rsidR="00313819" w:rsidRDefault="00D55ED6">
            <w:pPr>
              <w:spacing w:after="60"/>
            </w:pPr>
            <w:r>
              <w:rPr>
                <w:sz w:val="20"/>
                <w:szCs w:val="20"/>
              </w:rPr>
              <w:t>• Calculator accounts for different geographic contexts (urban, suburban, rural, resort town) when estimating strategy effectiveness.</w:t>
            </w:r>
          </w:p>
          <w:p w14:paraId="7C9D00E9" w14:textId="77777777" w:rsidR="00313819" w:rsidRDefault="00D55ED6">
            <w:pPr>
              <w:spacing w:after="60"/>
            </w:pPr>
            <w:r>
              <w:rPr>
                <w:sz w:val="20"/>
                <w:szCs w:val="20"/>
              </w:rPr>
              <w:t>• Users can compare scenarios with different combinations of strategies.</w:t>
            </w:r>
          </w:p>
          <w:p w14:paraId="7C9D00EA" w14:textId="77777777" w:rsidR="00313819" w:rsidRDefault="00D55ED6">
            <w:pPr>
              <w:spacing w:after="60"/>
            </w:pPr>
            <w:r>
              <w:rPr>
                <w:sz w:val="20"/>
                <w:szCs w:val="20"/>
              </w:rPr>
              <w:t>• Results break out the percentage of VMT reduction attributable to each selected strategy.</w:t>
            </w:r>
          </w:p>
          <w:p w14:paraId="7C9D00EB" w14:textId="77777777" w:rsidR="00313819" w:rsidRDefault="00D55ED6">
            <w:pPr>
              <w:spacing w:after="60"/>
            </w:pPr>
            <w:r>
              <w:rPr>
                <w:sz w:val="20"/>
                <w:szCs w:val="20"/>
              </w:rPr>
              <w:t>• Output includes visualizations suitable for presentations to decision-makers.</w:t>
            </w:r>
          </w:p>
        </w:tc>
      </w:tr>
    </w:tbl>
    <w:p w14:paraId="7C9D00ED" w14:textId="77777777" w:rsidR="00313819" w:rsidRDefault="00D55ED6">
      <w:pPr>
        <w:pStyle w:val="Heading1"/>
      </w:pPr>
      <w:bookmarkStart w:id="9" w:name="_Toc225853889"/>
      <w:r>
        <w:t>4. High-Level Requirements</w:t>
      </w:r>
      <w:bookmarkEnd w:id="9"/>
    </w:p>
    <w:p w14:paraId="7C9D00EE" w14:textId="77777777" w:rsidR="00313819" w:rsidRDefault="00D55ED6">
      <w:pPr>
        <w:spacing w:after="160" w:line="276" w:lineRule="auto"/>
      </w:pPr>
      <w:r>
        <w:t xml:space="preserve">The following requirements are organized by functional area. Each requirement is assigned a unique identifier for traceability. Requirements are designated as </w:t>
      </w:r>
      <w:r>
        <w:rPr>
          <w:b/>
          <w:bCs/>
        </w:rPr>
        <w:t>Must Have</w:t>
      </w:r>
      <w:r>
        <w:t xml:space="preserve"> (required for initial release), </w:t>
      </w:r>
      <w:r>
        <w:rPr>
          <w:b/>
          <w:bCs/>
        </w:rPr>
        <w:t>Should Have</w:t>
      </w:r>
      <w:r>
        <w:t xml:space="preserve"> (strongly desired, may be deferred if necessary), or </w:t>
      </w:r>
      <w:r>
        <w:rPr>
          <w:b/>
          <w:bCs/>
        </w:rPr>
        <w:t>Could Have</w:t>
      </w:r>
      <w:r>
        <w:t xml:space="preserve"> (desirable, likely deferred to a future phase). These priority designations will be refined through Working Group feedback.</w:t>
      </w:r>
    </w:p>
    <w:p w14:paraId="7C9D00EF" w14:textId="77777777" w:rsidR="00313819" w:rsidRDefault="00D55ED6">
      <w:pPr>
        <w:pStyle w:val="Heading2"/>
      </w:pPr>
      <w:bookmarkStart w:id="10" w:name="_Toc225853890"/>
      <w:r>
        <w:t>4.1 User Interface &amp; Experience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101"/>
        <w:gridCol w:w="7360"/>
      </w:tblGrid>
      <w:tr w:rsidR="009F026A" w14:paraId="7C9D00F3"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0F0" w14:textId="77777777" w:rsidR="00313819" w:rsidRDefault="00D55ED6">
            <w:r>
              <w:rPr>
                <w:b/>
                <w:bCs/>
                <w:color w:val="FFFFFF"/>
                <w:sz w:val="20"/>
                <w:szCs w:val="20"/>
              </w:rPr>
              <w:t>ID</w:t>
            </w:r>
          </w:p>
        </w:tc>
        <w:tc>
          <w:tcPr>
            <w:tcW w:w="110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0F1" w14:textId="77777777" w:rsidR="00313819" w:rsidRDefault="00D55ED6">
            <w:r>
              <w:rPr>
                <w:b/>
                <w:bCs/>
                <w:color w:val="FFFFFF"/>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0F2" w14:textId="77777777" w:rsidR="00313819" w:rsidRDefault="00D55ED6">
            <w:r>
              <w:rPr>
                <w:b/>
                <w:bCs/>
                <w:color w:val="FFFFFF"/>
                <w:sz w:val="20"/>
                <w:szCs w:val="20"/>
              </w:rPr>
              <w:t>Requirement</w:t>
            </w:r>
          </w:p>
        </w:tc>
      </w:tr>
      <w:tr w:rsidR="004F2637" w14:paraId="7C9D00F7"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F4" w14:textId="77777777" w:rsidR="00313819" w:rsidRDefault="00D55ED6">
            <w:r>
              <w:rPr>
                <w:sz w:val="20"/>
                <w:szCs w:val="20"/>
              </w:rPr>
              <w:t>UI-01</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F5"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F6" w14:textId="77777777" w:rsidR="00313819" w:rsidRDefault="00D55ED6">
            <w:r>
              <w:rPr>
                <w:sz w:val="20"/>
                <w:szCs w:val="20"/>
              </w:rPr>
              <w:t>The calculator shall be a web-based, single-page application accessible through a standard web browser without requiring software installation.</w:t>
            </w:r>
          </w:p>
        </w:tc>
      </w:tr>
      <w:tr w:rsidR="009F026A" w14:paraId="7C9D00FB"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0F8" w14:textId="77777777" w:rsidR="00313819" w:rsidRDefault="00D55ED6">
            <w:r>
              <w:rPr>
                <w:sz w:val="20"/>
                <w:szCs w:val="20"/>
              </w:rPr>
              <w:t>UI-02</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0F9"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0FA" w14:textId="7106921F" w:rsidR="00313819" w:rsidRDefault="00D55ED6">
            <w:r>
              <w:rPr>
                <w:sz w:val="20"/>
                <w:szCs w:val="20"/>
              </w:rPr>
              <w:t xml:space="preserve">The calculator shall provide an interactive map interface for users to define their </w:t>
            </w:r>
            <w:r w:rsidR="006A4E81">
              <w:rPr>
                <w:sz w:val="20"/>
                <w:szCs w:val="20"/>
              </w:rPr>
              <w:t>evaluation</w:t>
            </w:r>
            <w:r>
              <w:rPr>
                <w:sz w:val="20"/>
                <w:szCs w:val="20"/>
              </w:rPr>
              <w:t xml:space="preserve"> area by selecting predefined geographic units (e.g., TAZ, corridor).</w:t>
            </w:r>
          </w:p>
        </w:tc>
      </w:tr>
      <w:tr w:rsidR="004F2637" w14:paraId="7C9D00FF"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FC" w14:textId="77777777" w:rsidR="00313819" w:rsidRDefault="00D55ED6">
            <w:r>
              <w:rPr>
                <w:sz w:val="20"/>
                <w:szCs w:val="20"/>
              </w:rPr>
              <w:t>UI-03</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FD"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0FE" w14:textId="77777777" w:rsidR="00313819" w:rsidRDefault="00D55ED6">
            <w:r>
              <w:rPr>
                <w:sz w:val="20"/>
                <w:szCs w:val="20"/>
              </w:rPr>
              <w:t>TDM strategies shall be organized into collapsible categories (e.g., Transit, Bicycle/Pedestrian, Land Use, Parking Management, Supportive Programs) to manage visual complexity on a single page.</w:t>
            </w:r>
          </w:p>
        </w:tc>
      </w:tr>
      <w:tr w:rsidR="009F026A" w14:paraId="7C9D0103"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00" w14:textId="77777777" w:rsidR="00313819" w:rsidRDefault="00D55ED6">
            <w:r>
              <w:rPr>
                <w:sz w:val="20"/>
                <w:szCs w:val="20"/>
              </w:rPr>
              <w:t>UI-04</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01"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02" w14:textId="77777777" w:rsidR="00313819" w:rsidRDefault="00D55ED6">
            <w:r>
              <w:rPr>
                <w:sz w:val="20"/>
                <w:szCs w:val="20"/>
              </w:rPr>
              <w:t>The interface shall display a real-time summary showing the cumulative VMT reduction from selected strategies, updated dynamically as users add, remove, or adjust strategies.</w:t>
            </w:r>
          </w:p>
        </w:tc>
      </w:tr>
      <w:tr w:rsidR="004F2637" w14:paraId="7C9D0107"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04" w14:textId="77777777" w:rsidR="00313819" w:rsidRDefault="00D55ED6">
            <w:r>
              <w:rPr>
                <w:sz w:val="20"/>
                <w:szCs w:val="20"/>
              </w:rPr>
              <w:t>UI-05</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05"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06" w14:textId="77777777" w:rsidR="00313819" w:rsidRDefault="00D55ED6">
            <w:r>
              <w:rPr>
                <w:sz w:val="20"/>
                <w:szCs w:val="20"/>
              </w:rPr>
              <w:t>Input fields shall be pre-filled with default values from authoritative data sources (e.g., mode share from ACS, transit service from GTFS, demographic data from DOLA/CTPP) wherever the data can be determined from the user’s selected project area.</w:t>
            </w:r>
          </w:p>
        </w:tc>
      </w:tr>
      <w:tr w:rsidR="009F026A" w14:paraId="7C9D010B"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08" w14:textId="77777777" w:rsidR="00313819" w:rsidRDefault="00D55ED6">
            <w:r>
              <w:rPr>
                <w:sz w:val="20"/>
                <w:szCs w:val="20"/>
              </w:rPr>
              <w:t>UI-06</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09" w14:textId="12D3EF61" w:rsidR="00313819" w:rsidRDefault="006B5E1B">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0A" w14:textId="77777777" w:rsidR="00313819" w:rsidRDefault="00D55ED6">
            <w:r>
              <w:rPr>
                <w:sz w:val="20"/>
                <w:szCs w:val="20"/>
              </w:rPr>
              <w:t>The interface shall allow users to override pre-filled default values with project-specific data, with clear visual indication of which values have been modified from defaults.</w:t>
            </w:r>
          </w:p>
        </w:tc>
      </w:tr>
      <w:tr w:rsidR="004F2637" w14:paraId="7C9D010F"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0C" w14:textId="77777777" w:rsidR="00313819" w:rsidRDefault="00D55ED6">
            <w:r>
              <w:rPr>
                <w:sz w:val="20"/>
                <w:szCs w:val="20"/>
              </w:rPr>
              <w:t>UI-07</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0D" w14:textId="293502F4" w:rsidR="00313819" w:rsidRDefault="00F9770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0E" w14:textId="77777777" w:rsidR="00313819" w:rsidRDefault="00D55ED6">
            <w:r>
              <w:rPr>
                <w:sz w:val="20"/>
                <w:szCs w:val="20"/>
              </w:rPr>
              <w:t>The calculator shall use recognizable information icons (“i”) to provide contextual tooltips explaining each input, its data source, and any limitations of the estimation method.</w:t>
            </w:r>
          </w:p>
        </w:tc>
      </w:tr>
      <w:tr w:rsidR="009F026A" w14:paraId="7C9D0113"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10" w14:textId="77777777" w:rsidR="00313819" w:rsidRDefault="00D55ED6">
            <w:r>
              <w:rPr>
                <w:sz w:val="20"/>
                <w:szCs w:val="20"/>
              </w:rPr>
              <w:t>UI-08</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11" w14:textId="77777777" w:rsidR="00313819" w:rsidRDefault="00D55ED6">
            <w:r>
              <w:rPr>
                <w:sz w:val="20"/>
                <w:szCs w:val="20"/>
              </w:rPr>
              <w:t>Could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12" w14:textId="491DA013" w:rsidR="00313819" w:rsidRDefault="00D55ED6">
            <w:r>
              <w:rPr>
                <w:sz w:val="20"/>
                <w:szCs w:val="20"/>
              </w:rPr>
              <w:t xml:space="preserve">The calculator </w:t>
            </w:r>
            <w:r w:rsidR="000077A8">
              <w:rPr>
                <w:sz w:val="20"/>
                <w:szCs w:val="20"/>
              </w:rPr>
              <w:t xml:space="preserve">supports ability to </w:t>
            </w:r>
            <w:r w:rsidR="00BA2A2B">
              <w:rPr>
                <w:sz w:val="20"/>
                <w:szCs w:val="20"/>
              </w:rPr>
              <w:t>resume previous work, such as an export and import feature</w:t>
            </w:r>
            <w:r>
              <w:rPr>
                <w:sz w:val="20"/>
                <w:szCs w:val="20"/>
              </w:rPr>
              <w:t>, allowing users to save projects in progress and return to them later</w:t>
            </w:r>
            <w:r w:rsidR="00BA2A2B">
              <w:rPr>
                <w:sz w:val="20"/>
                <w:szCs w:val="20"/>
              </w:rPr>
              <w:t xml:space="preserve"> (without having to manage user accounts or credentials).</w:t>
            </w:r>
          </w:p>
        </w:tc>
      </w:tr>
    </w:tbl>
    <w:p w14:paraId="7C9D0114" w14:textId="77777777" w:rsidR="00313819" w:rsidRDefault="00D55ED6">
      <w:pPr>
        <w:pStyle w:val="Heading2"/>
      </w:pPr>
      <w:bookmarkStart w:id="11" w:name="_Toc225853891"/>
      <w:r>
        <w:t>4.2 Methodology &amp; Calculations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1141"/>
        <w:gridCol w:w="7322"/>
      </w:tblGrid>
      <w:tr w:rsidR="009F026A" w14:paraId="7C9D0118" w14:textId="77777777" w:rsidTr="00F45404">
        <w:tc>
          <w:tcPr>
            <w:tcW w:w="89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15" w14:textId="77777777" w:rsidR="00313819" w:rsidRDefault="00D55ED6">
            <w:r>
              <w:rPr>
                <w:b/>
                <w:bCs/>
                <w:color w:val="FFFFFF"/>
                <w:sz w:val="20"/>
                <w:szCs w:val="20"/>
              </w:rPr>
              <w:t>ID</w:t>
            </w:r>
          </w:p>
        </w:tc>
        <w:tc>
          <w:tcPr>
            <w:tcW w:w="114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16" w14:textId="77777777" w:rsidR="00313819" w:rsidRDefault="00D55ED6">
            <w:r>
              <w:rPr>
                <w:b/>
                <w:bCs/>
                <w:color w:val="FFFFFF"/>
                <w:sz w:val="20"/>
                <w:szCs w:val="20"/>
              </w:rPr>
              <w:t>Priority</w:t>
            </w:r>
          </w:p>
        </w:tc>
        <w:tc>
          <w:tcPr>
            <w:tcW w:w="732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17" w14:textId="77777777" w:rsidR="00313819" w:rsidRDefault="00D55ED6">
            <w:r>
              <w:rPr>
                <w:b/>
                <w:bCs/>
                <w:color w:val="FFFFFF"/>
                <w:sz w:val="20"/>
                <w:szCs w:val="20"/>
              </w:rPr>
              <w:t>Requirement</w:t>
            </w:r>
          </w:p>
        </w:tc>
      </w:tr>
      <w:tr w:rsidR="00484992" w14:paraId="7C9D0120" w14:textId="77777777" w:rsidTr="00F45404">
        <w:tc>
          <w:tcPr>
            <w:tcW w:w="8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1D" w14:textId="29037BCC" w:rsidR="00F45404" w:rsidRDefault="00F45404" w:rsidP="00F45404">
            <w:r>
              <w:rPr>
                <w:sz w:val="20"/>
                <w:szCs w:val="20"/>
              </w:rPr>
              <w:t>MC-01</w:t>
            </w:r>
          </w:p>
        </w:tc>
        <w:tc>
          <w:tcPr>
            <w:tcW w:w="11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1E" w14:textId="77777777" w:rsidR="00F45404" w:rsidRDefault="00F45404" w:rsidP="00F45404">
            <w:r>
              <w:rPr>
                <w:sz w:val="20"/>
                <w:szCs w:val="20"/>
              </w:rPr>
              <w:t>Must Have</w:t>
            </w:r>
          </w:p>
        </w:tc>
        <w:tc>
          <w:tcPr>
            <w:tcW w:w="73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1F" w14:textId="7C76B48E" w:rsidR="00F45404" w:rsidRDefault="00F45404" w:rsidP="00F45404">
            <w:r>
              <w:rPr>
                <w:sz w:val="20"/>
                <w:szCs w:val="20"/>
              </w:rPr>
              <w:t>The calculator shall support the full set of quantifiable TDM strategies identified in the Methods Research, spanning Transit, Bicycle/Pedestrian, Land Use, Parking Management, and Supportive Programs categories.</w:t>
            </w:r>
          </w:p>
        </w:tc>
      </w:tr>
      <w:tr w:rsidR="00E06384" w14:paraId="7C9D0124" w14:textId="77777777" w:rsidTr="00F45404">
        <w:tc>
          <w:tcPr>
            <w:tcW w:w="8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21" w14:textId="74EDFEC2" w:rsidR="00F45404" w:rsidRDefault="00F45404" w:rsidP="00F45404">
            <w:r>
              <w:rPr>
                <w:sz w:val="20"/>
                <w:szCs w:val="20"/>
              </w:rPr>
              <w:t>MC-02</w:t>
            </w:r>
          </w:p>
        </w:tc>
        <w:tc>
          <w:tcPr>
            <w:tcW w:w="1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22" w14:textId="77777777" w:rsidR="00F45404" w:rsidRDefault="00F45404" w:rsidP="00F45404">
            <w:r>
              <w:rPr>
                <w:sz w:val="20"/>
                <w:szCs w:val="20"/>
              </w:rPr>
              <w:t>Must Have</w:t>
            </w:r>
          </w:p>
        </w:tc>
        <w:tc>
          <w:tcPr>
            <w:tcW w:w="73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23" w14:textId="0C0BDD43" w:rsidR="00F45404" w:rsidRDefault="00F45404" w:rsidP="00F45404">
            <w:r>
              <w:rPr>
                <w:sz w:val="20"/>
                <w:szCs w:val="20"/>
              </w:rPr>
              <w:t>For each TDM strategy, the calculator shall use the proposed methodology identified in the Methods Research (effect size estimation</w:t>
            </w:r>
            <w:r w:rsidR="007B513B">
              <w:rPr>
                <w:sz w:val="20"/>
                <w:szCs w:val="20"/>
              </w:rPr>
              <w:t>, TEA-CART/VisionEval,</w:t>
            </w:r>
            <w:r>
              <w:rPr>
                <w:sz w:val="20"/>
                <w:szCs w:val="20"/>
              </w:rPr>
              <w:t xml:space="preserve"> or travel demand model outputs</w:t>
            </w:r>
            <w:ins w:id="12" w:author="Seth Reichert" w:date="2026-04-05T21:42:00Z" w16du:dateUtc="2026-04-06T01:42:00Z">
              <w:r>
                <w:rPr>
                  <w:sz w:val="20"/>
                  <w:szCs w:val="20"/>
                </w:rPr>
                <w:t xml:space="preserve"> </w:t>
              </w:r>
            </w:ins>
            <w:r>
              <w:rPr>
                <w:sz w:val="20"/>
                <w:szCs w:val="20"/>
              </w:rPr>
              <w:t>as applicable).</w:t>
            </w:r>
          </w:p>
        </w:tc>
      </w:tr>
      <w:tr w:rsidR="00484992" w14:paraId="7C9D0128" w14:textId="77777777" w:rsidTr="00F45404">
        <w:tc>
          <w:tcPr>
            <w:tcW w:w="8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25" w14:textId="3D38E010" w:rsidR="00F45404" w:rsidRDefault="00F45404" w:rsidP="00F45404">
            <w:r>
              <w:rPr>
                <w:sz w:val="20"/>
                <w:szCs w:val="20"/>
              </w:rPr>
              <w:t>MC-03</w:t>
            </w:r>
          </w:p>
        </w:tc>
        <w:tc>
          <w:tcPr>
            <w:tcW w:w="11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26" w14:textId="77777777" w:rsidR="00F45404" w:rsidRDefault="00F45404" w:rsidP="00F45404">
            <w:r>
              <w:rPr>
                <w:sz w:val="20"/>
                <w:szCs w:val="20"/>
              </w:rPr>
              <w:t>Must Have</w:t>
            </w:r>
          </w:p>
        </w:tc>
        <w:tc>
          <w:tcPr>
            <w:tcW w:w="73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27" w14:textId="25A79999" w:rsidR="00F45404" w:rsidRDefault="00F45404" w:rsidP="00F45404">
            <w:r>
              <w:rPr>
                <w:sz w:val="20"/>
                <w:szCs w:val="20"/>
              </w:rPr>
              <w:t>VMT reduction calculations for selected strategies shall be based on effect size estimation using formulas adapted from the CAPCOA Handbook, localized with Colorado-specific parameters from the Western States Handbook compiled by CDOT and other Colorado-specific data sources.</w:t>
            </w:r>
          </w:p>
        </w:tc>
      </w:tr>
      <w:tr w:rsidR="00E06384" w14:paraId="7B12F612" w14:textId="77777777" w:rsidTr="00F45404">
        <w:tc>
          <w:tcPr>
            <w:tcW w:w="8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66BE2" w14:textId="609ECC05" w:rsidR="00F45404" w:rsidRDefault="00F45404" w:rsidP="00F45404">
            <w:pPr>
              <w:rPr>
                <w:sz w:val="20"/>
                <w:szCs w:val="20"/>
              </w:rPr>
            </w:pPr>
            <w:r>
              <w:rPr>
                <w:sz w:val="20"/>
                <w:szCs w:val="20"/>
              </w:rPr>
              <w:t>MC-04</w:t>
            </w:r>
          </w:p>
        </w:tc>
        <w:tc>
          <w:tcPr>
            <w:tcW w:w="1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5A3FA" w14:textId="56E2CAAA" w:rsidR="00F45404" w:rsidRDefault="00F45404" w:rsidP="00F45404">
            <w:pPr>
              <w:rPr>
                <w:sz w:val="20"/>
                <w:szCs w:val="20"/>
              </w:rPr>
            </w:pPr>
            <w:r>
              <w:rPr>
                <w:sz w:val="20"/>
                <w:szCs w:val="20"/>
              </w:rPr>
              <w:t>Must Have</w:t>
            </w:r>
          </w:p>
        </w:tc>
        <w:tc>
          <w:tcPr>
            <w:tcW w:w="73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096B8" w14:textId="39243910" w:rsidR="00F45404" w:rsidRDefault="00F45404" w:rsidP="00F45404">
            <w:pPr>
              <w:rPr>
                <w:sz w:val="20"/>
                <w:szCs w:val="20"/>
              </w:rPr>
            </w:pPr>
            <w:r>
              <w:rPr>
                <w:sz w:val="20"/>
                <w:szCs w:val="20"/>
              </w:rPr>
              <w:t>Elasticity values and formulas shall be sourced from peer-reviewed research and documented within the tool, with primary reliance on Handy et al. (2013, 2025), CAPCOA (2021), and the Western States Handbook.</w:t>
            </w:r>
          </w:p>
        </w:tc>
      </w:tr>
      <w:tr w:rsidR="00E06384" w14:paraId="7C9D012C" w14:textId="77777777" w:rsidTr="00F45404">
        <w:tc>
          <w:tcPr>
            <w:tcW w:w="8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29" w14:textId="45F367B4" w:rsidR="00F45404" w:rsidRDefault="00F45404" w:rsidP="00F45404">
            <w:r>
              <w:rPr>
                <w:sz w:val="20"/>
                <w:szCs w:val="20"/>
              </w:rPr>
              <w:t>MC-01</w:t>
            </w:r>
          </w:p>
        </w:tc>
        <w:tc>
          <w:tcPr>
            <w:tcW w:w="1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2A" w14:textId="1CF7013A" w:rsidR="00F45404" w:rsidRDefault="00F45404" w:rsidP="00F45404">
            <w:r>
              <w:rPr>
                <w:sz w:val="20"/>
                <w:szCs w:val="20"/>
              </w:rPr>
              <w:t>Should Have</w:t>
            </w:r>
          </w:p>
        </w:tc>
        <w:tc>
          <w:tcPr>
            <w:tcW w:w="73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2B" w14:textId="560DF6A6" w:rsidR="00F45404" w:rsidRDefault="00F45404" w:rsidP="00F45404">
            <w:r>
              <w:rPr>
                <w:sz w:val="20"/>
                <w:szCs w:val="20"/>
              </w:rPr>
              <w:t>The calculator shall account for geographic context (urban, suburban, rural, resort town) when applying VMT reduction estimates, adjusting baseline assumptions and strategy effectiveness accordingly.</w:t>
            </w:r>
          </w:p>
        </w:tc>
      </w:tr>
      <w:tr w:rsidR="00484992" w14:paraId="7C9D0130" w14:textId="77777777" w:rsidTr="00F45404">
        <w:tc>
          <w:tcPr>
            <w:tcW w:w="8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2D" w14:textId="5CC0AFAE" w:rsidR="00F45404" w:rsidRDefault="00F45404" w:rsidP="00F45404">
            <w:r>
              <w:rPr>
                <w:sz w:val="20"/>
                <w:szCs w:val="20"/>
              </w:rPr>
              <w:t>MC-05</w:t>
            </w:r>
          </w:p>
        </w:tc>
        <w:tc>
          <w:tcPr>
            <w:tcW w:w="11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2E" w14:textId="70BC222E" w:rsidR="00F45404" w:rsidRDefault="00F45404" w:rsidP="00F45404">
            <w:r>
              <w:rPr>
                <w:sz w:val="20"/>
                <w:szCs w:val="20"/>
              </w:rPr>
              <w:t>Should Have</w:t>
            </w:r>
          </w:p>
        </w:tc>
        <w:tc>
          <w:tcPr>
            <w:tcW w:w="73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2F" w14:textId="7C7843C8" w:rsidR="00F45404" w:rsidRDefault="00F45404" w:rsidP="00F45404">
            <w:r>
              <w:rPr>
                <w:sz w:val="20"/>
                <w:szCs w:val="20"/>
              </w:rPr>
              <w:t>The calculator shall convert VMT reduction estimates to GHG emission reduction estimates using emission rates from MOVES, as provided by CDOT.</w:t>
            </w:r>
          </w:p>
        </w:tc>
      </w:tr>
      <w:tr w:rsidR="00E06384" w14:paraId="7C9D0134" w14:textId="77777777" w:rsidTr="00F45404">
        <w:tc>
          <w:tcPr>
            <w:tcW w:w="8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31" w14:textId="6433AC06" w:rsidR="00F45404" w:rsidRDefault="00F45404" w:rsidP="00F45404">
            <w:r>
              <w:rPr>
                <w:sz w:val="20"/>
                <w:szCs w:val="20"/>
              </w:rPr>
              <w:t>MC-06</w:t>
            </w:r>
          </w:p>
        </w:tc>
        <w:tc>
          <w:tcPr>
            <w:tcW w:w="1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32" w14:textId="77777777" w:rsidR="00F45404" w:rsidRDefault="00F45404" w:rsidP="00F45404">
            <w:r>
              <w:rPr>
                <w:sz w:val="20"/>
                <w:szCs w:val="20"/>
              </w:rPr>
              <w:t>Should Have</w:t>
            </w:r>
          </w:p>
        </w:tc>
        <w:tc>
          <w:tcPr>
            <w:tcW w:w="73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33" w14:textId="59279791" w:rsidR="00F45404" w:rsidRDefault="00F45404" w:rsidP="00F45404">
            <w:r>
              <w:rPr>
                <w:sz w:val="20"/>
                <w:szCs w:val="20"/>
              </w:rPr>
              <w:t>The calculator shall support corridor-level analysis for selected strategies where corridor definitions are available, using select link analysis outputs from the CDOT travel demand model.</w:t>
            </w:r>
          </w:p>
        </w:tc>
      </w:tr>
      <w:tr w:rsidR="00484992" w14:paraId="7C9D0138" w14:textId="77777777" w:rsidTr="00F45404">
        <w:tc>
          <w:tcPr>
            <w:tcW w:w="8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35" w14:textId="21FA67E5" w:rsidR="00F45404" w:rsidRDefault="00F45404" w:rsidP="00F45404">
            <w:r>
              <w:rPr>
                <w:sz w:val="20"/>
                <w:szCs w:val="20"/>
              </w:rPr>
              <w:t>MC-07</w:t>
            </w:r>
          </w:p>
        </w:tc>
        <w:tc>
          <w:tcPr>
            <w:tcW w:w="11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36" w14:textId="24870EAC" w:rsidR="00F45404" w:rsidRDefault="00F45404" w:rsidP="00F45404">
            <w:r>
              <w:rPr>
                <w:sz w:val="20"/>
                <w:szCs w:val="20"/>
              </w:rPr>
              <w:t>Should Have</w:t>
            </w:r>
          </w:p>
        </w:tc>
        <w:tc>
          <w:tcPr>
            <w:tcW w:w="73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37" w14:textId="72EA29A8" w:rsidR="00F45404" w:rsidRDefault="00F45404" w:rsidP="00F45404">
            <w:r>
              <w:rPr>
                <w:sz w:val="20"/>
                <w:szCs w:val="20"/>
              </w:rPr>
              <w:t>The calculator shall apply subsector caps to prevent double-counting of VMT reduction benefits when multiple strategies within the same category are selected (e.g., transit strategies capped at 15% combined reduction per CAPCOA methodology).</w:t>
            </w:r>
          </w:p>
        </w:tc>
      </w:tr>
    </w:tbl>
    <w:p w14:paraId="7C9D0139" w14:textId="77777777" w:rsidR="00313819" w:rsidRDefault="00D55ED6">
      <w:pPr>
        <w:pStyle w:val="Heading2"/>
      </w:pPr>
      <w:bookmarkStart w:id="13" w:name="_Toc225853892"/>
      <w:r>
        <w:t>4.3 Data &amp; Integration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101"/>
        <w:gridCol w:w="7360"/>
      </w:tblGrid>
      <w:tr w:rsidR="00A140BB" w14:paraId="7C9D013D"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3A" w14:textId="77777777" w:rsidR="00313819" w:rsidRDefault="00D55ED6">
            <w:r>
              <w:rPr>
                <w:b/>
                <w:bCs/>
                <w:color w:val="FFFFFF"/>
                <w:sz w:val="20"/>
                <w:szCs w:val="20"/>
              </w:rPr>
              <w:t>ID</w:t>
            </w:r>
          </w:p>
        </w:tc>
        <w:tc>
          <w:tcPr>
            <w:tcW w:w="110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3B" w14:textId="77777777" w:rsidR="00313819" w:rsidRDefault="00D55ED6">
            <w:r>
              <w:rPr>
                <w:b/>
                <w:bCs/>
                <w:color w:val="FFFFFF"/>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3C" w14:textId="77777777" w:rsidR="00313819" w:rsidRDefault="00D55ED6">
            <w:r>
              <w:rPr>
                <w:b/>
                <w:bCs/>
                <w:color w:val="FFFFFF"/>
                <w:sz w:val="20"/>
                <w:szCs w:val="20"/>
              </w:rPr>
              <w:t>Requirement</w:t>
            </w:r>
          </w:p>
        </w:tc>
      </w:tr>
      <w:tr w:rsidR="00A140BB" w14:paraId="7C9D0141"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3E" w14:textId="77777777" w:rsidR="00313819" w:rsidRDefault="00D55ED6">
            <w:r>
              <w:rPr>
                <w:sz w:val="20"/>
                <w:szCs w:val="20"/>
              </w:rPr>
              <w:t>DI-01</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3F"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40" w14:textId="3BE8E0B7" w:rsidR="00313819" w:rsidRDefault="00D55ED6">
            <w:r>
              <w:rPr>
                <w:sz w:val="20"/>
                <w:szCs w:val="20"/>
              </w:rPr>
              <w:t xml:space="preserve">The calculator shall integrate existing conditions data from </w:t>
            </w:r>
            <w:r w:rsidR="00CC09E6">
              <w:rPr>
                <w:sz w:val="20"/>
                <w:szCs w:val="20"/>
              </w:rPr>
              <w:t>multiple sources such as</w:t>
            </w:r>
            <w:r>
              <w:rPr>
                <w:sz w:val="20"/>
                <w:szCs w:val="20"/>
              </w:rPr>
              <w:t xml:space="preserve"> GTFS feeds for transit service levels; ACS and CTPP for mode share and commute data; Colorado DOLA and the Colorado Demographer’s Office for demographic data and employment centers; CDOT’s statewide travel survey for trip purpose and length data.</w:t>
            </w:r>
          </w:p>
        </w:tc>
      </w:tr>
      <w:tr w:rsidR="00A140BB" w14:paraId="7C9D0145"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42" w14:textId="77777777" w:rsidR="00313819" w:rsidRDefault="00D55ED6">
            <w:r>
              <w:rPr>
                <w:sz w:val="20"/>
                <w:szCs w:val="20"/>
              </w:rPr>
              <w:t>DI-02</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43"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44" w14:textId="77777777" w:rsidR="00313819" w:rsidRDefault="00D55ED6">
            <w:r>
              <w:rPr>
                <w:sz w:val="20"/>
                <w:szCs w:val="20"/>
              </w:rPr>
              <w:t>Baseline VMT data shall be sourced from the CDOT Statewide Travel Demand Model. The calculator shall initially use the 2015 base year model, with a planned update to the 2025 base year when the new model becomes available (expected summer 2026).</w:t>
            </w:r>
          </w:p>
        </w:tc>
      </w:tr>
      <w:tr w:rsidR="00A140BB" w14:paraId="7C9D0149"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46" w14:textId="77777777" w:rsidR="00313819" w:rsidRDefault="00D55ED6">
            <w:r>
              <w:rPr>
                <w:sz w:val="20"/>
                <w:szCs w:val="20"/>
              </w:rPr>
              <w:t>DI-03</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47" w14:textId="60E8D86F" w:rsidR="00313819" w:rsidRDefault="00F05D66">
            <w:r>
              <w:rPr>
                <w:sz w:val="20"/>
                <w:szCs w:val="20"/>
              </w:rPr>
              <w:t>Could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48" w14:textId="77777777" w:rsidR="00313819" w:rsidRDefault="00D55ED6">
            <w:r>
              <w:rPr>
                <w:sz w:val="20"/>
                <w:szCs w:val="20"/>
              </w:rPr>
              <w:t>Bicycle facility data shall be sourced from OpenStreetMap, supplemented by MPO bike/ped plans where available. The PACE tool may be referenced for freeway-adjacent bicycle facility analysis.</w:t>
            </w:r>
          </w:p>
        </w:tc>
      </w:tr>
      <w:tr w:rsidR="00A140BB" w14:paraId="7C9D014D"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4A" w14:textId="77777777" w:rsidR="00313819" w:rsidRDefault="00D55ED6">
            <w:r>
              <w:rPr>
                <w:sz w:val="20"/>
                <w:szCs w:val="20"/>
              </w:rPr>
              <w:t>DI-04</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4B" w14:textId="276E7962" w:rsidR="00313819" w:rsidRDefault="00F05D66">
            <w:r>
              <w:rPr>
                <w:sz w:val="20"/>
                <w:szCs w:val="20"/>
              </w:rPr>
              <w:t>C</w:t>
            </w:r>
            <w:r w:rsidR="00D55ED6">
              <w:rPr>
                <w:sz w:val="20"/>
                <w:szCs w:val="20"/>
              </w:rPr>
              <w:t>ould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4C" w14:textId="77777777" w:rsidR="00313819" w:rsidRDefault="00D55ED6">
            <w:r>
              <w:rPr>
                <w:sz w:val="20"/>
                <w:szCs w:val="20"/>
              </w:rPr>
              <w:t>The calculator shall use the National Zoning Atlas as the primary source for land use data inputs.</w:t>
            </w:r>
          </w:p>
        </w:tc>
      </w:tr>
      <w:tr w:rsidR="00A140BB" w14:paraId="7C9D0151"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4E" w14:textId="77777777" w:rsidR="00313819" w:rsidRDefault="00D55ED6">
            <w:r>
              <w:rPr>
                <w:sz w:val="20"/>
                <w:szCs w:val="20"/>
              </w:rPr>
              <w:t>DI-05</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4F" w14:textId="68218D4B" w:rsidR="00313819" w:rsidRDefault="00F05D66">
            <w:r>
              <w:rPr>
                <w:sz w:val="20"/>
                <w:szCs w:val="20"/>
              </w:rPr>
              <w:t>Must</w:t>
            </w:r>
            <w:r w:rsidR="00D55ED6">
              <w:rPr>
                <w:sz w:val="20"/>
                <w:szCs w:val="20"/>
              </w:rPr>
              <w:t xml:space="preserve">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50" w14:textId="77777777" w:rsidR="00313819" w:rsidRDefault="00D55ED6">
            <w:r>
              <w:rPr>
                <w:sz w:val="20"/>
                <w:szCs w:val="20"/>
              </w:rPr>
              <w:t>The calculator shall be designed to allow periodic data updates (e.g., annual ACS releases, GTFS updates) through documented and scripted data transformation processes.</w:t>
            </w:r>
          </w:p>
        </w:tc>
      </w:tr>
      <w:tr w:rsidR="00A140BB" w14:paraId="7C9D0155"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52" w14:textId="77777777" w:rsidR="00313819" w:rsidRDefault="00D55ED6">
            <w:r>
              <w:rPr>
                <w:sz w:val="20"/>
                <w:szCs w:val="20"/>
              </w:rPr>
              <w:t>DI-06</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53" w14:textId="77777777" w:rsidR="00313819" w:rsidRDefault="00D55ED6">
            <w:r>
              <w:rPr>
                <w:sz w:val="20"/>
                <w:szCs w:val="20"/>
              </w:rPr>
              <w:t>Could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54" w14:textId="77777777" w:rsidR="00313819" w:rsidRDefault="00D55ED6">
            <w:r>
              <w:rPr>
                <w:sz w:val="20"/>
                <w:szCs w:val="20"/>
              </w:rPr>
              <w:t>The calculator shall integrate micromobility data from available sources such as DRCOG’s RideReport (Lime) data and NABSA data where available.</w:t>
            </w:r>
          </w:p>
        </w:tc>
      </w:tr>
    </w:tbl>
    <w:p w14:paraId="7C9D0156" w14:textId="77777777" w:rsidR="00313819" w:rsidRDefault="00D55ED6">
      <w:pPr>
        <w:pStyle w:val="Heading2"/>
      </w:pPr>
      <w:bookmarkStart w:id="14" w:name="_Toc225853893"/>
      <w:r>
        <w:t>4.4 Outputs &amp; Reporting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101"/>
        <w:gridCol w:w="7360"/>
      </w:tblGrid>
      <w:tr w:rsidR="00A140BB" w14:paraId="7C9D015A"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57" w14:textId="77777777" w:rsidR="00313819" w:rsidRDefault="00D55ED6">
            <w:r>
              <w:rPr>
                <w:b/>
                <w:bCs/>
                <w:color w:val="FFFFFF"/>
                <w:sz w:val="20"/>
                <w:szCs w:val="20"/>
              </w:rPr>
              <w:t>ID</w:t>
            </w:r>
          </w:p>
        </w:tc>
        <w:tc>
          <w:tcPr>
            <w:tcW w:w="110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58" w14:textId="77777777" w:rsidR="00313819" w:rsidRDefault="00D55ED6">
            <w:r>
              <w:rPr>
                <w:b/>
                <w:bCs/>
                <w:color w:val="FFFFFF"/>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59" w14:textId="77777777" w:rsidR="00313819" w:rsidRDefault="00D55ED6">
            <w:r>
              <w:rPr>
                <w:b/>
                <w:bCs/>
                <w:color w:val="FFFFFF"/>
                <w:sz w:val="20"/>
                <w:szCs w:val="20"/>
              </w:rPr>
              <w:t>Requirement</w:t>
            </w:r>
          </w:p>
        </w:tc>
      </w:tr>
      <w:tr w:rsidR="00A140BB" w14:paraId="7C9D015E"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5B" w14:textId="77777777" w:rsidR="00313819" w:rsidRDefault="00D55ED6">
            <w:r>
              <w:rPr>
                <w:sz w:val="20"/>
                <w:szCs w:val="20"/>
              </w:rPr>
              <w:t>OR-01</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5C"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5D" w14:textId="77777777" w:rsidR="00313819" w:rsidRDefault="00D55ED6">
            <w:r>
              <w:rPr>
                <w:sz w:val="20"/>
                <w:szCs w:val="20"/>
              </w:rPr>
              <w:t>The calculator shall display the total estimated VMT reduction as both a percentage and an absolute value (total VMT reduced).</w:t>
            </w:r>
          </w:p>
        </w:tc>
      </w:tr>
      <w:tr w:rsidR="00A140BB" w14:paraId="7C9D0162"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5F" w14:textId="77777777" w:rsidR="00313819" w:rsidRDefault="00D55ED6">
            <w:r>
              <w:rPr>
                <w:sz w:val="20"/>
                <w:szCs w:val="20"/>
              </w:rPr>
              <w:t>OR-02</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60"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61" w14:textId="77777777" w:rsidR="00313819" w:rsidRDefault="00D55ED6">
            <w:r>
              <w:rPr>
                <w:sz w:val="20"/>
                <w:szCs w:val="20"/>
              </w:rPr>
              <w:t>The calculator shall display the contribution of each individual TDM strategy to the overall VMT reduction, enabling users to understand the relative effectiveness of each strategy.</w:t>
            </w:r>
          </w:p>
        </w:tc>
      </w:tr>
      <w:tr w:rsidR="00A140BB" w14:paraId="7C9D0166"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63" w14:textId="77777777" w:rsidR="00313819" w:rsidRDefault="00D55ED6">
            <w:r>
              <w:rPr>
                <w:sz w:val="20"/>
                <w:szCs w:val="20"/>
              </w:rPr>
              <w:t>OR-03</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64" w14:textId="00849F05" w:rsidR="00313819" w:rsidRDefault="005B7AE0">
            <w:r>
              <w:rPr>
                <w:sz w:val="20"/>
                <w:szCs w:val="20"/>
              </w:rPr>
              <w:t>Should</w:t>
            </w:r>
            <w:r w:rsidR="00D55ED6">
              <w:rPr>
                <w:sz w:val="20"/>
                <w:szCs w:val="20"/>
              </w:rPr>
              <w:t xml:space="preserve">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65" w14:textId="77777777" w:rsidR="00313819" w:rsidRDefault="00D55ED6">
            <w:r>
              <w:rPr>
                <w:sz w:val="20"/>
                <w:szCs w:val="20"/>
              </w:rPr>
              <w:t>The calculator shall provide GHG reduction estimates derived from the VMT reduction calculations.</w:t>
            </w:r>
          </w:p>
        </w:tc>
      </w:tr>
      <w:tr w:rsidR="00A140BB" w14:paraId="7C9D016A"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67" w14:textId="77777777" w:rsidR="00313819" w:rsidRDefault="00D55ED6">
            <w:r>
              <w:rPr>
                <w:sz w:val="20"/>
                <w:szCs w:val="20"/>
              </w:rPr>
              <w:t>OR-04</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68"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69" w14:textId="77777777" w:rsidR="00313819" w:rsidRDefault="00D55ED6">
            <w:r>
              <w:rPr>
                <w:sz w:val="20"/>
                <w:szCs w:val="20"/>
              </w:rPr>
              <w:t>Results shall be exportable as a formatted PDF report that includes all user inputs, selected strategies, methodology references, and results—suitable for inclusion in project records and grant applications.</w:t>
            </w:r>
          </w:p>
        </w:tc>
      </w:tr>
      <w:tr w:rsidR="00A140BB" w14:paraId="7C9D016E"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6B" w14:textId="77777777" w:rsidR="00313819" w:rsidRDefault="00D55ED6">
            <w:r>
              <w:rPr>
                <w:sz w:val="20"/>
                <w:szCs w:val="20"/>
              </w:rPr>
              <w:t>OR-05</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6C" w14:textId="77777777" w:rsidR="00313819" w:rsidRDefault="00D55ED6">
            <w:r>
              <w:rPr>
                <w:sz w:val="20"/>
                <w:szCs w:val="20"/>
              </w:rPr>
              <w:t>Should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6D" w14:textId="4A382632" w:rsidR="00313819" w:rsidRDefault="00D55ED6">
            <w:commentRangeStart w:id="15"/>
            <w:r>
              <w:rPr>
                <w:sz w:val="20"/>
                <w:szCs w:val="20"/>
              </w:rPr>
              <w:t>Results shall also be exportable in a spreadsheet format (CSV or Excel) for further analysis</w:t>
            </w:r>
            <w:commentRangeEnd w:id="15"/>
            <w:r w:rsidR="008038E4">
              <w:rPr>
                <w:rStyle w:val="CommentReference"/>
                <w:sz w:val="20"/>
                <w:szCs w:val="20"/>
              </w:rPr>
              <w:commentReference w:id="15"/>
            </w:r>
            <w:r w:rsidR="00560C07">
              <w:rPr>
                <w:sz w:val="20"/>
                <w:szCs w:val="20"/>
              </w:rPr>
              <w:t>, including all baseline data, user inputs, and formulas.</w:t>
            </w:r>
          </w:p>
        </w:tc>
      </w:tr>
      <w:tr w:rsidR="00A140BB" w14:paraId="7C9D0172"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6F" w14:textId="77777777" w:rsidR="00313819" w:rsidRDefault="00D55ED6">
            <w:r>
              <w:rPr>
                <w:sz w:val="20"/>
                <w:szCs w:val="20"/>
              </w:rPr>
              <w:t>OR-06</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70" w14:textId="26C59CDD" w:rsidR="00313819" w:rsidRDefault="0074463E">
            <w:r>
              <w:rPr>
                <w:sz w:val="20"/>
                <w:szCs w:val="20"/>
              </w:rPr>
              <w:t>Could</w:t>
            </w:r>
            <w:r w:rsidR="00D55ED6">
              <w:rPr>
                <w:sz w:val="20"/>
                <w:szCs w:val="20"/>
              </w:rPr>
              <w:t xml:space="preserve">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71" w14:textId="77777777" w:rsidR="00313819" w:rsidRDefault="00D55ED6">
            <w:r>
              <w:rPr>
                <w:sz w:val="20"/>
                <w:szCs w:val="20"/>
              </w:rPr>
              <w:t>Output visualizations shall include charts or graphics showing strategy contributions that are suitable for presentations and stakeholder communications.</w:t>
            </w:r>
          </w:p>
        </w:tc>
      </w:tr>
      <w:tr w:rsidR="00E532E7" w14:paraId="614AA717"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15E992" w14:textId="13F28D06" w:rsidR="00E532E7" w:rsidRDefault="00E532E7">
            <w:pPr>
              <w:rPr>
                <w:sz w:val="20"/>
                <w:szCs w:val="20"/>
              </w:rPr>
            </w:pPr>
            <w:ins w:id="16" w:author="Mark Egge" w:date="2026-04-23T11:45:00Z" w16du:dateUtc="2026-04-23T17:45:00Z">
              <w:r>
                <w:rPr>
                  <w:sz w:val="20"/>
                  <w:szCs w:val="20"/>
                </w:rPr>
                <w:t>OR-07</w:t>
              </w:r>
            </w:ins>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E5697" w14:textId="36D4AFAE" w:rsidR="00E532E7" w:rsidRDefault="00E532E7">
            <w:pPr>
              <w:rPr>
                <w:sz w:val="20"/>
                <w:szCs w:val="20"/>
              </w:rPr>
            </w:pPr>
            <w:ins w:id="17" w:author="Mark Egge" w:date="2026-04-23T11:45:00Z" w16du:dateUtc="2026-04-23T17:45:00Z">
              <w:r>
                <w:rPr>
                  <w:sz w:val="20"/>
                  <w:szCs w:val="20"/>
                </w:rPr>
                <w:t>Shou</w:t>
              </w:r>
            </w:ins>
            <w:ins w:id="18" w:author="Mark Egge" w:date="2026-04-23T11:46:00Z" w16du:dateUtc="2026-04-23T17:46:00Z">
              <w:r w:rsidR="004A20A0">
                <w:rPr>
                  <w:sz w:val="20"/>
                  <w:szCs w:val="20"/>
                </w:rPr>
                <w:t>l</w:t>
              </w:r>
            </w:ins>
            <w:ins w:id="19" w:author="Mark Egge" w:date="2026-04-23T11:45:00Z" w16du:dateUtc="2026-04-23T17:45:00Z">
              <w:r>
                <w:rPr>
                  <w:sz w:val="20"/>
                  <w:szCs w:val="20"/>
                </w:rPr>
                <w:t>d Have</w:t>
              </w:r>
            </w:ins>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C9C72" w14:textId="1CE18F84" w:rsidR="00E532E7" w:rsidRDefault="00E532E7">
            <w:pPr>
              <w:rPr>
                <w:sz w:val="20"/>
                <w:szCs w:val="20"/>
              </w:rPr>
            </w:pPr>
            <w:ins w:id="20" w:author="Mark Egge" w:date="2026-04-23T11:45:00Z" w16du:dateUtc="2026-04-23T17:45:00Z">
              <w:r>
                <w:rPr>
                  <w:sz w:val="20"/>
                  <w:szCs w:val="20"/>
                </w:rPr>
                <w:t xml:space="preserve">Outputs should flag estimate reductions </w:t>
              </w:r>
            </w:ins>
            <w:ins w:id="21" w:author="Mark Egge" w:date="2026-04-23T11:46:00Z" w16du:dateUtc="2026-04-23T17:46:00Z">
              <w:r>
                <w:rPr>
                  <w:sz w:val="20"/>
                  <w:szCs w:val="20"/>
                </w:rPr>
                <w:t xml:space="preserve">that are highly driven by </w:t>
              </w:r>
              <w:r w:rsidR="004A20A0">
                <w:rPr>
                  <w:sz w:val="20"/>
                  <w:szCs w:val="20"/>
                </w:rPr>
                <w:t>user inputs that may have low confidence.</w:t>
              </w:r>
            </w:ins>
          </w:p>
        </w:tc>
      </w:tr>
      <w:tr w:rsidR="004A20A0" w14:paraId="6DE2BA5D" w14:textId="77777777" w:rsidTr="008038E4">
        <w:trPr>
          <w:ins w:id="22" w:author="Mark Egge" w:date="2026-04-23T11:46:00Z"/>
        </w:trPr>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F1095" w14:textId="364B42AF" w:rsidR="004A20A0" w:rsidRDefault="004A20A0">
            <w:pPr>
              <w:rPr>
                <w:ins w:id="23" w:author="Mark Egge" w:date="2026-04-23T11:46:00Z" w16du:dateUtc="2026-04-23T17:46:00Z"/>
                <w:sz w:val="20"/>
                <w:szCs w:val="20"/>
              </w:rPr>
            </w:pPr>
            <w:ins w:id="24" w:author="Mark Egge" w:date="2026-04-23T11:46:00Z" w16du:dateUtc="2026-04-23T17:46:00Z">
              <w:r>
                <w:rPr>
                  <w:sz w:val="20"/>
                  <w:szCs w:val="20"/>
                </w:rPr>
                <w:t>OR-08</w:t>
              </w:r>
            </w:ins>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0C0D68" w14:textId="2D068434" w:rsidR="004A20A0" w:rsidRDefault="004A20A0">
            <w:pPr>
              <w:rPr>
                <w:ins w:id="25" w:author="Mark Egge" w:date="2026-04-23T11:46:00Z" w16du:dateUtc="2026-04-23T17:46:00Z"/>
                <w:sz w:val="20"/>
                <w:szCs w:val="20"/>
              </w:rPr>
            </w:pPr>
            <w:ins w:id="26" w:author="Mark Egge" w:date="2026-04-23T11:46:00Z" w16du:dateUtc="2026-04-23T17:46:00Z">
              <w:r>
                <w:rPr>
                  <w:sz w:val="20"/>
                  <w:szCs w:val="20"/>
                </w:rPr>
                <w:t>Should Have</w:t>
              </w:r>
            </w:ins>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B2122" w14:textId="192C3576" w:rsidR="004A20A0" w:rsidRDefault="004A20A0">
            <w:pPr>
              <w:rPr>
                <w:ins w:id="27" w:author="Mark Egge" w:date="2026-04-23T11:46:00Z" w16du:dateUtc="2026-04-23T17:46:00Z"/>
                <w:sz w:val="20"/>
                <w:szCs w:val="20"/>
              </w:rPr>
            </w:pPr>
            <w:ins w:id="28" w:author="Mark Egge" w:date="2026-04-23T11:46:00Z" w16du:dateUtc="2026-04-23T17:46:00Z">
              <w:r>
                <w:rPr>
                  <w:sz w:val="20"/>
                  <w:szCs w:val="20"/>
                </w:rPr>
                <w:t>Outputs should flag where estimates are based on default values</w:t>
              </w:r>
            </w:ins>
          </w:p>
        </w:tc>
      </w:tr>
    </w:tbl>
    <w:p w14:paraId="7C9D0177" w14:textId="77777777" w:rsidR="00313819" w:rsidRDefault="00D55ED6">
      <w:pPr>
        <w:pStyle w:val="Heading2"/>
      </w:pPr>
      <w:bookmarkStart w:id="29" w:name="_Toc225853894"/>
      <w:r>
        <w:t>4.5 Accessibility &amp; Compliance</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101"/>
        <w:gridCol w:w="7360"/>
      </w:tblGrid>
      <w:tr w:rsidR="00A140BB" w14:paraId="7C9D017B"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78" w14:textId="77777777" w:rsidR="00313819" w:rsidRDefault="00D55ED6">
            <w:r>
              <w:rPr>
                <w:b/>
                <w:bCs/>
                <w:color w:val="FFFFFF"/>
                <w:sz w:val="20"/>
                <w:szCs w:val="20"/>
              </w:rPr>
              <w:t>ID</w:t>
            </w:r>
          </w:p>
        </w:tc>
        <w:tc>
          <w:tcPr>
            <w:tcW w:w="110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79" w14:textId="77777777" w:rsidR="00313819" w:rsidRDefault="00D55ED6">
            <w:r>
              <w:rPr>
                <w:b/>
                <w:bCs/>
                <w:color w:val="FFFFFF"/>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7A" w14:textId="77777777" w:rsidR="00313819" w:rsidRDefault="00D55ED6">
            <w:r>
              <w:rPr>
                <w:b/>
                <w:bCs/>
                <w:color w:val="FFFFFF"/>
                <w:sz w:val="20"/>
                <w:szCs w:val="20"/>
              </w:rPr>
              <w:t>Requirement</w:t>
            </w:r>
          </w:p>
        </w:tc>
      </w:tr>
      <w:tr w:rsidR="00A140BB" w14:paraId="7C9D017F"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7C" w14:textId="77777777" w:rsidR="00313819" w:rsidRDefault="00D55ED6">
            <w:r>
              <w:rPr>
                <w:sz w:val="20"/>
                <w:szCs w:val="20"/>
              </w:rPr>
              <w:t>AC-01</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7D"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7E" w14:textId="77777777" w:rsidR="00313819" w:rsidRDefault="00D55ED6">
            <w:r>
              <w:rPr>
                <w:sz w:val="20"/>
                <w:szCs w:val="20"/>
              </w:rPr>
              <w:t>The calculator shall comply with WCAG 2.1 AA standards at minimum, with WCAG 2.2 AA compliance preferred, per CDOT accessibility requirements.</w:t>
            </w:r>
          </w:p>
        </w:tc>
      </w:tr>
      <w:tr w:rsidR="00A140BB" w14:paraId="7C9D0183"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80" w14:textId="77777777" w:rsidR="00313819" w:rsidRDefault="00D55ED6">
            <w:r>
              <w:rPr>
                <w:sz w:val="20"/>
                <w:szCs w:val="20"/>
              </w:rPr>
              <w:t>AC-02</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81"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82" w14:textId="77777777" w:rsidR="00313819" w:rsidRDefault="00D55ED6">
            <w:r>
              <w:rPr>
                <w:sz w:val="20"/>
                <w:szCs w:val="20"/>
              </w:rPr>
              <w:t>The calculator shall provide an accessible alternative for vision-impaired users, which may include a phone-based support option or screen-reader-compatible interface.</w:t>
            </w:r>
          </w:p>
        </w:tc>
      </w:tr>
      <w:tr w:rsidR="00A140BB" w14:paraId="7C9D0187"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84" w14:textId="77777777" w:rsidR="00313819" w:rsidRDefault="00D55ED6">
            <w:r>
              <w:rPr>
                <w:sz w:val="20"/>
                <w:szCs w:val="20"/>
              </w:rPr>
              <w:t>AC-03</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85"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86" w14:textId="77777777" w:rsidR="00313819" w:rsidRDefault="00D55ED6">
            <w:r>
              <w:rPr>
                <w:sz w:val="20"/>
                <w:szCs w:val="20"/>
              </w:rPr>
              <w:t>The calculator shall include a link to the CDOT Accessibility page.</w:t>
            </w:r>
          </w:p>
        </w:tc>
      </w:tr>
      <w:tr w:rsidR="00A140BB" w14:paraId="7C9D018B"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88" w14:textId="77777777" w:rsidR="00313819" w:rsidRDefault="00D55ED6">
            <w:r>
              <w:rPr>
                <w:sz w:val="20"/>
                <w:szCs w:val="20"/>
              </w:rPr>
              <w:t>AC-04</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89"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8A" w14:textId="69328067" w:rsidR="00313819" w:rsidRDefault="00D55ED6">
            <w:r>
              <w:rPr>
                <w:sz w:val="20"/>
                <w:szCs w:val="20"/>
              </w:rPr>
              <w:t xml:space="preserve">Third-party accessibility </w:t>
            </w:r>
            <w:r w:rsidR="009977CC">
              <w:rPr>
                <w:sz w:val="20"/>
                <w:szCs w:val="20"/>
              </w:rPr>
              <w:t>audit</w:t>
            </w:r>
            <w:r>
              <w:rPr>
                <w:sz w:val="20"/>
                <w:szCs w:val="20"/>
              </w:rPr>
              <w:t xml:space="preserve"> shall be conducted prior to public release</w:t>
            </w:r>
            <w:r w:rsidR="009977CC">
              <w:rPr>
                <w:sz w:val="20"/>
                <w:szCs w:val="20"/>
              </w:rPr>
              <w:t xml:space="preserve"> and a VPAT produced.</w:t>
            </w:r>
          </w:p>
        </w:tc>
      </w:tr>
      <w:tr w:rsidR="00A140BB" w14:paraId="7C9D018F"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8C" w14:textId="77777777" w:rsidR="00313819" w:rsidRDefault="00D55ED6">
            <w:r>
              <w:rPr>
                <w:sz w:val="20"/>
                <w:szCs w:val="20"/>
              </w:rPr>
              <w:t>AC-05</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8D"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8E" w14:textId="77777777" w:rsidR="00313819" w:rsidRDefault="00D55ED6">
            <w:r>
              <w:rPr>
                <w:sz w:val="20"/>
                <w:szCs w:val="20"/>
              </w:rPr>
              <w:t>CDOT’s Communications Team (Felicia Michaels) shall be engaged for accessibility review and compliance coordination.</w:t>
            </w:r>
          </w:p>
        </w:tc>
      </w:tr>
    </w:tbl>
    <w:p w14:paraId="7C9D0190" w14:textId="77777777" w:rsidR="00313819" w:rsidRDefault="00D55ED6">
      <w:pPr>
        <w:pStyle w:val="Heading2"/>
      </w:pPr>
      <w:bookmarkStart w:id="30" w:name="_Toc225853895"/>
      <w:r>
        <w:t>4.6 Documentation &amp; User Guidance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101"/>
        <w:gridCol w:w="7360"/>
      </w:tblGrid>
      <w:tr w:rsidR="00A140BB" w14:paraId="7C9D0194"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91" w14:textId="77777777" w:rsidR="00313819" w:rsidRDefault="00D55ED6">
            <w:r>
              <w:rPr>
                <w:b/>
                <w:bCs/>
                <w:color w:val="FFFFFF"/>
                <w:sz w:val="20"/>
                <w:szCs w:val="20"/>
              </w:rPr>
              <w:t>ID</w:t>
            </w:r>
          </w:p>
        </w:tc>
        <w:tc>
          <w:tcPr>
            <w:tcW w:w="1101"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92" w14:textId="77777777" w:rsidR="00313819" w:rsidRDefault="00D55ED6">
            <w:r>
              <w:rPr>
                <w:b/>
                <w:bCs/>
                <w:color w:val="FFFFFF"/>
                <w:sz w:val="20"/>
                <w:szCs w:val="20"/>
              </w:rPr>
              <w:t>Priority</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93" w14:textId="77777777" w:rsidR="00313819" w:rsidRDefault="00D55ED6">
            <w:r>
              <w:rPr>
                <w:b/>
                <w:bCs/>
                <w:color w:val="FFFFFF"/>
                <w:sz w:val="20"/>
                <w:szCs w:val="20"/>
              </w:rPr>
              <w:t>Requirement</w:t>
            </w:r>
          </w:p>
        </w:tc>
      </w:tr>
      <w:tr w:rsidR="00A140BB" w14:paraId="7C9D0198"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95" w14:textId="77777777" w:rsidR="00313819" w:rsidRDefault="00D55ED6">
            <w:r>
              <w:rPr>
                <w:sz w:val="20"/>
                <w:szCs w:val="20"/>
              </w:rPr>
              <w:t>DG-01</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96"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97" w14:textId="77777777" w:rsidR="00313819" w:rsidRDefault="00D55ED6">
            <w:r>
              <w:rPr>
                <w:sz w:val="20"/>
                <w:szCs w:val="20"/>
              </w:rPr>
              <w:t>The calculator shall include in-app contextual help (information icons, tooltips) describing inputs, methodology, and limitations for each TDM strategy.</w:t>
            </w:r>
          </w:p>
        </w:tc>
      </w:tr>
      <w:tr w:rsidR="00A140BB" w14:paraId="7C9D019C"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99" w14:textId="77777777" w:rsidR="00313819" w:rsidRDefault="00D55ED6">
            <w:r>
              <w:rPr>
                <w:sz w:val="20"/>
                <w:szCs w:val="20"/>
              </w:rPr>
              <w:t>DG-02</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9A" w14:textId="77777777" w:rsidR="00313819" w:rsidRDefault="00D55ED6">
            <w:r>
              <w:rPr>
                <w:sz w:val="20"/>
                <w:szCs w:val="20"/>
              </w:rPr>
              <w:t>Must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9B" w14:textId="77777777" w:rsidR="00313819" w:rsidRDefault="00D55ED6">
            <w:r>
              <w:rPr>
                <w:sz w:val="20"/>
                <w:szCs w:val="20"/>
              </w:rPr>
              <w:t>A detailed methodology document shall accompany the calculator, documenting all VMT reduction assumptions, formulas, elasticity values, data sources, and subsector caps for each strategy.</w:t>
            </w:r>
          </w:p>
        </w:tc>
      </w:tr>
      <w:tr w:rsidR="00A140BB" w14:paraId="7C9D01A0"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9D" w14:textId="77777777" w:rsidR="00313819" w:rsidRDefault="00D55ED6">
            <w:r>
              <w:rPr>
                <w:sz w:val="20"/>
                <w:szCs w:val="20"/>
              </w:rPr>
              <w:t>DG-03</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9E" w14:textId="77777777" w:rsidR="00313819" w:rsidRDefault="00D55ED6">
            <w:r>
              <w:rPr>
                <w:sz w:val="20"/>
                <w:szCs w:val="20"/>
              </w:rPr>
              <w:t>Should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9F" w14:textId="77777777" w:rsidR="00313819" w:rsidRDefault="00D55ED6">
            <w:r>
              <w:rPr>
                <w:sz w:val="20"/>
                <w:szCs w:val="20"/>
              </w:rPr>
              <w:t>A one-page quick-start guide shall be developed summarizing the calculator’s components and basic usage.</w:t>
            </w:r>
          </w:p>
        </w:tc>
      </w:tr>
      <w:tr w:rsidR="00A140BB" w14:paraId="7C9D01A4"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A1" w14:textId="77777777" w:rsidR="00313819" w:rsidRDefault="00D55ED6">
            <w:r>
              <w:rPr>
                <w:sz w:val="20"/>
                <w:szCs w:val="20"/>
              </w:rPr>
              <w:t>DG-04</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A2" w14:textId="77777777" w:rsidR="00313819" w:rsidRDefault="00D55ED6">
            <w:r>
              <w:rPr>
                <w:sz w:val="20"/>
                <w:szCs w:val="20"/>
              </w:rPr>
              <w:t>Should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A3" w14:textId="77777777" w:rsidR="00313819" w:rsidRDefault="00D55ED6">
            <w:r>
              <w:rPr>
                <w:sz w:val="20"/>
                <w:szCs w:val="20"/>
              </w:rPr>
              <w:t>A user guide shall be developed that includes background on state policies (PD 1601, GHG Roadmap), the calculator’s development process, and in-depth methodology information.</w:t>
            </w:r>
          </w:p>
        </w:tc>
      </w:tr>
      <w:tr w:rsidR="00A140BB" w14:paraId="7C9D01A8" w14:textId="77777777" w:rsidTr="008038E4">
        <w:tc>
          <w:tcPr>
            <w:tcW w:w="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A5" w14:textId="77777777" w:rsidR="00313819" w:rsidRDefault="00D55ED6">
            <w:r>
              <w:rPr>
                <w:sz w:val="20"/>
                <w:szCs w:val="20"/>
              </w:rPr>
              <w:t>DG-05</w:t>
            </w:r>
          </w:p>
        </w:tc>
        <w:tc>
          <w:tcPr>
            <w:tcW w:w="1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A6" w14:textId="77777777" w:rsidR="00313819" w:rsidRDefault="00D55ED6">
            <w:r>
              <w:rPr>
                <w:sz w:val="20"/>
                <w:szCs w:val="20"/>
              </w:rPr>
              <w:t>Should Have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A7" w14:textId="4D99EFF6" w:rsidR="00313819" w:rsidRDefault="00D55ED6">
            <w:r>
              <w:rPr>
                <w:sz w:val="20"/>
                <w:szCs w:val="20"/>
              </w:rPr>
              <w:t>A narrated video walkthrough (</w:t>
            </w:r>
            <w:r w:rsidR="00025AD1">
              <w:rPr>
                <w:sz w:val="20"/>
                <w:szCs w:val="20"/>
              </w:rPr>
              <w:t>5</w:t>
            </w:r>
            <w:r>
              <w:rPr>
                <w:sz w:val="20"/>
                <w:szCs w:val="20"/>
              </w:rPr>
              <w:t xml:space="preserve"> minutes) shall be produced demonstrating calculator usage.</w:t>
            </w:r>
          </w:p>
        </w:tc>
      </w:tr>
      <w:tr w:rsidR="00A140BB" w14:paraId="7C9D01AC" w14:textId="77777777" w:rsidTr="008038E4">
        <w:tc>
          <w:tcPr>
            <w:tcW w:w="8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A9" w14:textId="77777777" w:rsidR="00313819" w:rsidRDefault="00D55ED6">
            <w:r>
              <w:rPr>
                <w:sz w:val="20"/>
                <w:szCs w:val="20"/>
              </w:rPr>
              <w:t>DG-06</w:t>
            </w:r>
          </w:p>
        </w:tc>
        <w:tc>
          <w:tcPr>
            <w:tcW w:w="11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AA" w14:textId="77777777" w:rsidR="00313819" w:rsidRDefault="00D55ED6">
            <w:r>
              <w:rPr>
                <w:sz w:val="20"/>
                <w:szCs w:val="20"/>
              </w:rPr>
              <w:t>Should Have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AB" w14:textId="77777777" w:rsidR="00313819" w:rsidRDefault="00D55ED6">
            <w:r>
              <w:rPr>
                <w:sz w:val="20"/>
                <w:szCs w:val="20"/>
              </w:rPr>
              <w:t>The methodology document shall clearly describe limitations and shortcomings of estimation methodologies to support legal defensibility.</w:t>
            </w:r>
          </w:p>
        </w:tc>
      </w:tr>
    </w:tbl>
    <w:p w14:paraId="7C9D01AD" w14:textId="77777777" w:rsidR="00313819" w:rsidRDefault="00D55ED6">
      <w:r>
        <w:br w:type="page"/>
      </w:r>
    </w:p>
    <w:p w14:paraId="02D0E9AB" w14:textId="77777777" w:rsidR="00D43D7B" w:rsidRDefault="00D43D7B" w:rsidP="00D43D7B">
      <w:pPr>
        <w:pStyle w:val="Heading1"/>
      </w:pPr>
      <w:bookmarkStart w:id="31" w:name="_Toc225853896"/>
      <w:r>
        <w:t>5. Technology Stack</w:t>
      </w:r>
      <w:bookmarkEnd w:id="31"/>
    </w:p>
    <w:p w14:paraId="23A0E651" w14:textId="77777777" w:rsidR="00D43D7B" w:rsidRDefault="00D43D7B" w:rsidP="00D43D7B">
      <w:pPr>
        <w:spacing w:after="160" w:line="276" w:lineRule="auto"/>
      </w:pPr>
      <w:r>
        <w:t>The following technology decisions have been made based on coordination with CDOT OIT and alignment with CDOT’s existing infrastructure. These decisions constrain the web application architecture and should inform Sprint 1 design choices to ensure a smooth transition from prototype to production.</w:t>
      </w:r>
    </w:p>
    <w:p w14:paraId="6EB076CF" w14:textId="77777777" w:rsidR="00D43D7B" w:rsidRDefault="00D43D7B" w:rsidP="00D43D7B">
      <w:pPr>
        <w:pStyle w:val="Heading2"/>
      </w:pPr>
      <w:bookmarkStart w:id="32" w:name="_Toc225853897"/>
      <w:r>
        <w:t>5.1 Platform &amp; Hosting</w:t>
      </w:r>
      <w:bookmarkEnd w:id="32"/>
    </w:p>
    <w:p w14:paraId="02CADBB0" w14:textId="77777777" w:rsidR="00D43D7B" w:rsidRDefault="00D43D7B" w:rsidP="00D43D7B">
      <w:pPr>
        <w:pStyle w:val="ListParagraph"/>
        <w:numPr>
          <w:ilvl w:val="0"/>
          <w:numId w:val="4"/>
        </w:numPr>
        <w:spacing w:after="80" w:line="276" w:lineRule="auto"/>
      </w:pPr>
      <w:r>
        <w:rPr>
          <w:b/>
          <w:bCs/>
        </w:rPr>
        <w:t>ArcGIS Online (AGOL)</w:t>
      </w:r>
      <w:r>
        <w:t xml:space="preserve"> shall serve as the backend platform, providing hosted data services, spatial analysis capabilities, and integration with CDOT’s existing Esri enterprise environment. AGOL hosting aligns with CDOT OIT’s infrastructure and simplifies data management, authentication, and deployment.</w:t>
      </w:r>
    </w:p>
    <w:p w14:paraId="3B5AA569" w14:textId="49ABEFAA" w:rsidR="00D43D7B" w:rsidRDefault="00D43D7B" w:rsidP="00D43D7B">
      <w:pPr>
        <w:pStyle w:val="ListParagraph"/>
        <w:numPr>
          <w:ilvl w:val="0"/>
          <w:numId w:val="4"/>
        </w:numPr>
        <w:spacing w:after="80" w:line="276" w:lineRule="auto"/>
      </w:pPr>
      <w:r>
        <w:rPr>
          <w:b/>
          <w:bCs/>
        </w:rPr>
        <w:t>CDOT’s OIT AWS</w:t>
      </w:r>
      <w:r>
        <w:t xml:space="preserve"> shall host the application on a web server or in a S3 bucket. Coordination with CDOT OIT is required to provision the application within CDOT’s AGOL environment, establish appropriate sharing permissions, and address any security requirements.</w:t>
      </w:r>
    </w:p>
    <w:p w14:paraId="1F888903" w14:textId="77777777" w:rsidR="00D43D7B" w:rsidRDefault="00D43D7B" w:rsidP="00D43D7B">
      <w:pPr>
        <w:pStyle w:val="Heading2"/>
      </w:pPr>
      <w:bookmarkStart w:id="33" w:name="_Toc225853898"/>
      <w:r>
        <w:t>5.2 Front End</w:t>
      </w:r>
      <w:bookmarkEnd w:id="33"/>
    </w:p>
    <w:p w14:paraId="53FCF6BB" w14:textId="77777777" w:rsidR="00D43D7B" w:rsidRDefault="00D43D7B" w:rsidP="00D43D7B">
      <w:pPr>
        <w:pStyle w:val="ListParagraph"/>
        <w:numPr>
          <w:ilvl w:val="0"/>
          <w:numId w:val="4"/>
        </w:numPr>
        <w:spacing w:after="80" w:line="276" w:lineRule="auto"/>
      </w:pPr>
      <w:r>
        <w:rPr>
          <w:b/>
          <w:bCs/>
        </w:rPr>
        <w:t>React</w:t>
      </w:r>
      <w:r>
        <w:t xml:space="preserve"> shall be the front-end JavaScript framework, providing a component-based architecture well-suited to the single-page application design specified in UI-01.</w:t>
      </w:r>
    </w:p>
    <w:p w14:paraId="2A923814" w14:textId="10740445" w:rsidR="00D43D7B" w:rsidRDefault="00D43D7B" w:rsidP="00D43D7B">
      <w:pPr>
        <w:pStyle w:val="ListParagraph"/>
        <w:numPr>
          <w:ilvl w:val="0"/>
          <w:numId w:val="4"/>
        </w:numPr>
        <w:spacing w:after="80" w:line="276" w:lineRule="auto"/>
      </w:pPr>
      <w:r>
        <w:rPr>
          <w:b/>
          <w:bCs/>
        </w:rPr>
        <w:t xml:space="preserve">ArcGIS Maps SDK for JavaScript </w:t>
      </w:r>
      <w:r>
        <w:t>shall provide the interactive mapping components, including the map view for project area definition (UI-02), geocoding, and spatial query capabilities for retrieving existing conditions data by geography.</w:t>
      </w:r>
    </w:p>
    <w:p w14:paraId="467E306E" w14:textId="4DD4849C" w:rsidR="00D43D7B" w:rsidRDefault="00D43D7B" w:rsidP="00D43D7B">
      <w:pPr>
        <w:pStyle w:val="ListParagraph"/>
        <w:numPr>
          <w:ilvl w:val="0"/>
          <w:numId w:val="4"/>
        </w:numPr>
        <w:spacing w:after="80" w:line="276" w:lineRule="auto"/>
      </w:pPr>
      <w:r>
        <w:rPr>
          <w:b/>
          <w:bCs/>
        </w:rPr>
        <w:t>Calcite Design System</w:t>
      </w:r>
      <w:r>
        <w:t xml:space="preserve"> should be evaluated as the UI component library, given its native integration with the ArcGIS Maps SDK and built-in WCAG accessibility compliance. This </w:t>
      </w:r>
      <w:r w:rsidR="00E97A07">
        <w:t xml:space="preserve">will </w:t>
      </w:r>
      <w:r>
        <w:t>reduce custom accessibility remediation effort.</w:t>
      </w:r>
    </w:p>
    <w:p w14:paraId="7214CBA4" w14:textId="77777777" w:rsidR="00D43D7B" w:rsidRDefault="00D43D7B" w:rsidP="00D43D7B">
      <w:pPr>
        <w:pStyle w:val="Heading2"/>
      </w:pPr>
      <w:bookmarkStart w:id="34" w:name="_Toc225853899"/>
      <w:r>
        <w:t>5.3 Data Layers</w:t>
      </w:r>
      <w:bookmarkEnd w:id="34"/>
    </w:p>
    <w:p w14:paraId="22D5510F" w14:textId="77777777" w:rsidR="00D43D7B" w:rsidRDefault="00D43D7B" w:rsidP="00D43D7B">
      <w:pPr>
        <w:pStyle w:val="ListParagraph"/>
        <w:numPr>
          <w:ilvl w:val="0"/>
          <w:numId w:val="4"/>
        </w:numPr>
        <w:spacing w:after="80" w:line="276" w:lineRule="auto"/>
      </w:pPr>
      <w:r>
        <w:rPr>
          <w:b/>
          <w:bCs/>
        </w:rPr>
        <w:t>ArcGIS Online Hosted Feature Layers</w:t>
      </w:r>
      <w:r>
        <w:t xml:space="preserve"> shall store and serve spatial datasets (TAZ boundaries, transit routes, bike facilities, baseline VMT by segment).</w:t>
      </w:r>
    </w:p>
    <w:p w14:paraId="6C93774D" w14:textId="77777777" w:rsidR="00D43D7B" w:rsidRDefault="00D43D7B" w:rsidP="00D43D7B">
      <w:pPr>
        <w:pStyle w:val="ListParagraph"/>
        <w:numPr>
          <w:ilvl w:val="0"/>
          <w:numId w:val="4"/>
        </w:numPr>
        <w:spacing w:after="80" w:line="276" w:lineRule="auto"/>
      </w:pPr>
      <w:r>
        <w:rPr>
          <w:b/>
          <w:bCs/>
        </w:rPr>
        <w:t>GTFS data</w:t>
      </w:r>
      <w:r>
        <w:t xml:space="preserve"> shall be processed and published as hosted feature services for transit service level lookups.</w:t>
      </w:r>
    </w:p>
    <w:p w14:paraId="7054B06B" w14:textId="77777777" w:rsidR="00D43D7B" w:rsidRDefault="00D43D7B" w:rsidP="00D43D7B">
      <w:pPr>
        <w:pStyle w:val="ListParagraph"/>
        <w:numPr>
          <w:ilvl w:val="0"/>
          <w:numId w:val="4"/>
        </w:numPr>
        <w:spacing w:after="80" w:line="276" w:lineRule="auto"/>
      </w:pPr>
      <w:r>
        <w:rPr>
          <w:b/>
          <w:bCs/>
        </w:rPr>
        <w:t>Pre-computed lookup tables</w:t>
      </w:r>
      <w:r>
        <w:t xml:space="preserve"> shall be generated from ACS, DOLA, and CTPP data to provide default input values by geography without requiring real-time Census API calls.</w:t>
      </w:r>
    </w:p>
    <w:p w14:paraId="7C00E4D7" w14:textId="77777777" w:rsidR="00D43D7B" w:rsidRDefault="00D43D7B" w:rsidP="00D43D7B">
      <w:pPr>
        <w:pStyle w:val="Heading1"/>
      </w:pPr>
      <w:bookmarkStart w:id="35" w:name="_Toc225853900"/>
      <w:r>
        <w:t>6. Assumptions &amp; Constraints</w:t>
      </w:r>
      <w:bookmarkEnd w:id="35"/>
    </w:p>
    <w:p w14:paraId="49580291" w14:textId="77777777" w:rsidR="00D43D7B" w:rsidRDefault="00D43D7B" w:rsidP="00D43D7B">
      <w:pPr>
        <w:pStyle w:val="Heading2"/>
      </w:pPr>
      <w:bookmarkStart w:id="36" w:name="_Toc225853901"/>
      <w:r>
        <w:t>6.1 Methodological Assumptions</w:t>
      </w:r>
      <w:bookmarkEnd w:id="36"/>
    </w:p>
    <w:p w14:paraId="50675542" w14:textId="77777777" w:rsidR="00D43D7B" w:rsidRDefault="00D43D7B" w:rsidP="00D43D7B">
      <w:pPr>
        <w:pStyle w:val="ListParagraph"/>
        <w:numPr>
          <w:ilvl w:val="0"/>
          <w:numId w:val="4"/>
        </w:numPr>
        <w:spacing w:after="80" w:line="276" w:lineRule="auto"/>
      </w:pPr>
      <w:r>
        <w:rPr>
          <w:b/>
          <w:bCs/>
        </w:rPr>
        <w:t>Base year data.</w:t>
      </w:r>
      <w:r>
        <w:t xml:space="preserve"> The calculator will initially use CDOT’s 2015 base year travel demand model for VMT estimates. When the updated 2025 base year model becomes available (expected summer 2026), existing conditions data will be refreshed. Impact estimation formulas are percentage-based and should not require recalibration for the base year change.</w:t>
      </w:r>
    </w:p>
    <w:p w14:paraId="273EA3FD" w14:textId="77777777" w:rsidR="00D43D7B" w:rsidRDefault="00D43D7B" w:rsidP="00D43D7B">
      <w:pPr>
        <w:pStyle w:val="ListParagraph"/>
        <w:numPr>
          <w:ilvl w:val="0"/>
          <w:numId w:val="4"/>
        </w:numPr>
        <w:spacing w:after="80" w:line="276" w:lineRule="auto"/>
      </w:pPr>
      <w:r>
        <w:rPr>
          <w:b/>
          <w:bCs/>
        </w:rPr>
        <w:t>Effect size methodology.</w:t>
      </w:r>
      <w:r>
        <w:t xml:space="preserve"> VMT reduction estimates are based on elasticities and effect sizes drawn from published research. These are empirical averages; actual outcomes for any specific project will vary based on local conditions, implementation quality, and interactions between strategies.</w:t>
      </w:r>
    </w:p>
    <w:p w14:paraId="2925E0AD" w14:textId="77777777" w:rsidR="00D43D7B" w:rsidRDefault="00D43D7B" w:rsidP="00D43D7B">
      <w:pPr>
        <w:pStyle w:val="ListParagraph"/>
        <w:numPr>
          <w:ilvl w:val="0"/>
          <w:numId w:val="4"/>
        </w:numPr>
        <w:spacing w:after="80" w:line="276" w:lineRule="auto"/>
      </w:pPr>
      <w:r>
        <w:rPr>
          <w:b/>
          <w:bCs/>
        </w:rPr>
        <w:t>Subsector caps.</w:t>
      </w:r>
      <w:r>
        <w:t xml:space="preserve"> To prevent overstating combined benefits, the calculator will apply CAPCOA subsector caps when multiple strategies within the same category are selected (e.g., combined transit strategies capped at 15% VMT reduction). The interaction methodology for combining strategies across categories will be documented in the methodology guide.</w:t>
      </w:r>
    </w:p>
    <w:p w14:paraId="2D29166E" w14:textId="77777777" w:rsidR="00D43D7B" w:rsidRDefault="00D43D7B" w:rsidP="00D43D7B">
      <w:pPr>
        <w:pStyle w:val="Heading2"/>
      </w:pPr>
      <w:bookmarkStart w:id="37" w:name="_Toc225853902"/>
      <w:r>
        <w:t>6.2 Data Constraints</w:t>
      </w:r>
      <w:bookmarkEnd w:id="37"/>
    </w:p>
    <w:p w14:paraId="1C4E3BAD" w14:textId="6CF041B1" w:rsidR="00D43D7B" w:rsidRDefault="00D43D7B" w:rsidP="00D43D7B">
      <w:pPr>
        <w:pStyle w:val="ListParagraph"/>
        <w:numPr>
          <w:ilvl w:val="0"/>
          <w:numId w:val="4"/>
        </w:numPr>
        <w:spacing w:after="80" w:line="276" w:lineRule="auto"/>
      </w:pPr>
      <w:r>
        <w:rPr>
          <w:b/>
          <w:bCs/>
        </w:rPr>
        <w:t>Rural and resort town coverage.</w:t>
      </w:r>
      <w:r>
        <w:t xml:space="preserve"> Rural and resort town contexts will require supplemental methodology using the Colorado Statewide Travel Model, which accounts for visitor traffic and non-commute recreational travel (e.g., I-70 ski corridor).</w:t>
      </w:r>
    </w:p>
    <w:p w14:paraId="00541ACB" w14:textId="77777777" w:rsidR="00D43D7B" w:rsidRDefault="00D43D7B" w:rsidP="00D43D7B">
      <w:pPr>
        <w:pStyle w:val="ListParagraph"/>
        <w:numPr>
          <w:ilvl w:val="0"/>
          <w:numId w:val="4"/>
        </w:numPr>
        <w:spacing w:after="80" w:line="276" w:lineRule="auto"/>
      </w:pPr>
      <w:r>
        <w:rPr>
          <w:b/>
          <w:bCs/>
        </w:rPr>
        <w:t>Travel demand model run time.</w:t>
      </w:r>
      <w:r>
        <w:t xml:space="preserve"> The CDOT statewide travel demand model takes approximately 3 days per run, limiting the number of scenario-specific model runs that can be requested during development. The calculator should rely on pre-computed model outputs and percentage-based effect sizes rather than real-time model integration.</w:t>
      </w:r>
    </w:p>
    <w:p w14:paraId="3594810A" w14:textId="77777777" w:rsidR="00D43D7B" w:rsidRDefault="00D43D7B" w:rsidP="00D43D7B">
      <w:pPr>
        <w:pStyle w:val="ListParagraph"/>
        <w:numPr>
          <w:ilvl w:val="0"/>
          <w:numId w:val="4"/>
        </w:numPr>
        <w:spacing w:after="80" w:line="276" w:lineRule="auto"/>
      </w:pPr>
      <w:r>
        <w:rPr>
          <w:b/>
          <w:bCs/>
        </w:rPr>
        <w:t>Corridor definitions.</w:t>
      </w:r>
      <w:r>
        <w:t xml:space="preserve"> Corridor-level analysis is a desired capability, but corridor boundaries are not yet defined. Spencer (CDOT) will provide example corridors. Select link analyses to support corridor-level VMT attribution take 2–4 days each to run.</w:t>
      </w:r>
    </w:p>
    <w:p w14:paraId="1D272551" w14:textId="77777777" w:rsidR="00D43D7B" w:rsidRDefault="00D43D7B" w:rsidP="00D43D7B">
      <w:pPr>
        <w:pStyle w:val="ListParagraph"/>
        <w:numPr>
          <w:ilvl w:val="0"/>
          <w:numId w:val="4"/>
        </w:numPr>
        <w:spacing w:after="80" w:line="276" w:lineRule="auto"/>
      </w:pPr>
      <w:r>
        <w:rPr>
          <w:b/>
          <w:bCs/>
        </w:rPr>
        <w:t>Parking pricing data.</w:t>
      </w:r>
      <w:r>
        <w:t xml:space="preserve"> Observed parking pricing data is generally not available across Colorado. For parking-related strategies, the calculator will rely on user-supplied inputs for pricing assumptions.</w:t>
      </w:r>
    </w:p>
    <w:p w14:paraId="01CF5DA3" w14:textId="77777777" w:rsidR="00D43D7B" w:rsidRDefault="00D43D7B" w:rsidP="00D43D7B">
      <w:pPr>
        <w:pStyle w:val="ListParagraph"/>
        <w:numPr>
          <w:ilvl w:val="0"/>
          <w:numId w:val="4"/>
        </w:numPr>
        <w:spacing w:after="80" w:line="276" w:lineRule="auto"/>
      </w:pPr>
      <w:r>
        <w:rPr>
          <w:b/>
          <w:bCs/>
        </w:rPr>
        <w:t>Micromobility data.</w:t>
      </w:r>
      <w:r>
        <w:t xml:space="preserve"> Coverage is limited; DRCOG has Lime data via RideReport. Availability outside the Denver metro area is sparse.</w:t>
      </w:r>
    </w:p>
    <w:p w14:paraId="0B47D517" w14:textId="77777777" w:rsidR="00D43D7B" w:rsidRDefault="00D43D7B" w:rsidP="00D43D7B">
      <w:pPr>
        <w:pStyle w:val="Heading2"/>
      </w:pPr>
      <w:bookmarkStart w:id="38" w:name="_Toc225853903"/>
      <w:r>
        <w:t>6.3 Project Constraints</w:t>
      </w:r>
      <w:bookmarkEnd w:id="38"/>
    </w:p>
    <w:p w14:paraId="5DC6808A" w14:textId="77777777" w:rsidR="00D43D7B" w:rsidRDefault="00D43D7B" w:rsidP="00D43D7B">
      <w:pPr>
        <w:pStyle w:val="ListParagraph"/>
        <w:numPr>
          <w:ilvl w:val="0"/>
          <w:numId w:val="4"/>
        </w:numPr>
        <w:spacing w:after="80" w:line="276" w:lineRule="auto"/>
      </w:pPr>
      <w:r>
        <w:rPr>
          <w:b/>
          <w:bCs/>
        </w:rPr>
        <w:t>Timeline.</w:t>
      </w:r>
      <w:r>
        <w:t xml:space="preserve"> Task Order #12 expires August 28, 2026. The web-based calculator must be developed, tested with the Working Group, and undergo third-party accessibility remediation within this period.</w:t>
      </w:r>
    </w:p>
    <w:p w14:paraId="233E0CE9" w14:textId="44B07664" w:rsidR="00D43D7B" w:rsidRDefault="00D43D7B" w:rsidP="00D43D7B">
      <w:pPr>
        <w:pStyle w:val="ListParagraph"/>
        <w:numPr>
          <w:ilvl w:val="0"/>
          <w:numId w:val="4"/>
        </w:numPr>
        <w:spacing w:after="80" w:line="276" w:lineRule="auto"/>
      </w:pPr>
      <w:r>
        <w:rPr>
          <w:b/>
          <w:bCs/>
        </w:rPr>
        <w:t>Accessibility remediation.</w:t>
      </w:r>
      <w:r>
        <w:t xml:space="preserve"> </w:t>
      </w:r>
      <w:commentRangeStart w:id="39"/>
      <w:r>
        <w:t xml:space="preserve">Third-party </w:t>
      </w:r>
      <w:r w:rsidR="00E07DE9">
        <w:t>auditing</w:t>
      </w:r>
      <w:r>
        <w:t xml:space="preserve"> </w:t>
      </w:r>
      <w:r w:rsidR="003F5877">
        <w:t xml:space="preserve">and a VPAT </w:t>
      </w:r>
      <w:r>
        <w:t xml:space="preserve">is required </w:t>
      </w:r>
      <w:r w:rsidR="003F5877">
        <w:t xml:space="preserve">for compliance with </w:t>
      </w:r>
      <w:r w:rsidR="003F5877" w:rsidRPr="003F5877">
        <w:t>HB 21-1110 (2021)</w:t>
      </w:r>
      <w:r>
        <w:t xml:space="preserve"> and is estimated </w:t>
      </w:r>
      <w:r w:rsidR="009D0788">
        <w:t>to require</w:t>
      </w:r>
      <w:r>
        <w:t xml:space="preserve"> </w:t>
      </w:r>
      <w:r w:rsidR="004F2637">
        <w:t>1 – 3</w:t>
      </w:r>
      <w:r>
        <w:t xml:space="preserve"> weeks. This must be factored into the development timeline, meaning feature-complete code should be ready well before the contract expiration.</w:t>
      </w:r>
      <w:commentRangeEnd w:id="39"/>
      <w:r w:rsidR="00E17A85">
        <w:rPr>
          <w:rStyle w:val="CommentReference"/>
          <w:sz w:val="22"/>
          <w:szCs w:val="22"/>
        </w:rPr>
        <w:commentReference w:id="39"/>
      </w:r>
    </w:p>
    <w:p w14:paraId="1E820895" w14:textId="77777777" w:rsidR="00D43D7B" w:rsidRDefault="00D43D7B" w:rsidP="00D43D7B">
      <w:pPr>
        <w:pStyle w:val="ListParagraph"/>
        <w:numPr>
          <w:ilvl w:val="0"/>
          <w:numId w:val="4"/>
        </w:numPr>
        <w:spacing w:after="80" w:line="276" w:lineRule="auto"/>
      </w:pPr>
      <w:r>
        <w:rPr>
          <w:b/>
          <w:bCs/>
        </w:rPr>
        <w:t>CDOT OIT coordination.</w:t>
      </w:r>
      <w:r>
        <w:t xml:space="preserve"> Hosting environment, security requirements, and authentication approach must be coordinated with CDOT OIT. Delays in OIT provisioning could affect the development timeline. A basic “hello world” application should be deployed to the eventual hosting location as early as possible (per Task 4, item 5 in the scope).</w:t>
      </w:r>
    </w:p>
    <w:p w14:paraId="1AC1A71D" w14:textId="77777777" w:rsidR="00D43D7B" w:rsidRDefault="00D43D7B" w:rsidP="00D43D7B">
      <w:pPr>
        <w:pStyle w:val="Heading1"/>
      </w:pPr>
      <w:bookmarkStart w:id="40" w:name="_Toc225853904"/>
      <w:r>
        <w:t>7. Roles &amp; Responsibilities</w:t>
      </w:r>
      <w:bookmarkEnd w:id="40"/>
    </w:p>
    <w:p w14:paraId="1234CD58" w14:textId="77777777" w:rsidR="00D43D7B" w:rsidRDefault="00D43D7B" w:rsidP="00D43D7B">
      <w:pPr>
        <w:spacing w:after="160" w:line="276" w:lineRule="auto"/>
      </w:pPr>
      <w:r>
        <w:t>The following table summarizes key project roles and their responsibilities as they relate to TDM Calculator development. Roles are derived from the Task Order scope and refined during the March 26, 2026 brainstorming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F026A" w14:paraId="327D8316"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EB6593A" w14:textId="77777777" w:rsidR="00D43D7B" w:rsidRDefault="00D43D7B">
            <w:r>
              <w:rPr>
                <w:b/>
                <w:bCs/>
                <w:color w:val="FFFFFF"/>
                <w:sz w:val="20"/>
                <w:szCs w:val="20"/>
              </w:rPr>
              <w:t>Organization / Role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89B8A7" w14:textId="77777777" w:rsidR="00D43D7B" w:rsidRDefault="00D43D7B">
            <w:r>
              <w:rPr>
                <w:b/>
                <w:bCs/>
                <w:color w:val="FFFFFF"/>
                <w:sz w:val="20"/>
                <w:szCs w:val="20"/>
              </w:rPr>
              <w:t>Responsibilities</w:t>
            </w:r>
          </w:p>
        </w:tc>
      </w:tr>
      <w:tr w:rsidR="009F026A" w14:paraId="0662059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AA11C" w14:textId="77777777" w:rsidR="00D43D7B" w:rsidRDefault="00D43D7B">
            <w:r>
              <w:rPr>
                <w:sz w:val="20"/>
                <w:szCs w:val="20"/>
              </w:rPr>
              <w:t>High Street Consulting Group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378E6" w14:textId="3B78A82C" w:rsidR="00D43D7B" w:rsidRDefault="00D43D7B">
            <w:r>
              <w:rPr>
                <w:sz w:val="20"/>
                <w:szCs w:val="20"/>
              </w:rPr>
              <w:t xml:space="preserve">Calculator development lead (Tasks 4–5). Requirements definition, front-end development, </w:t>
            </w:r>
            <w:r w:rsidR="00AA0FC3">
              <w:rPr>
                <w:sz w:val="20"/>
                <w:szCs w:val="20"/>
              </w:rPr>
              <w:t xml:space="preserve">back end configuration (AGOL), </w:t>
            </w:r>
            <w:r>
              <w:rPr>
                <w:sz w:val="20"/>
                <w:szCs w:val="20"/>
              </w:rPr>
              <w:t>data preparation, methodology implementation, user documentation.</w:t>
            </w:r>
          </w:p>
        </w:tc>
      </w:tr>
      <w:tr w:rsidR="009F026A" w14:paraId="66C27E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7C68BC" w14:textId="77777777" w:rsidR="00D43D7B" w:rsidRDefault="00D43D7B">
            <w:r>
              <w:rPr>
                <w:sz w:val="20"/>
                <w:szCs w:val="20"/>
              </w:rPr>
              <w:t>Felsburg Holt &amp; Ullevig (FHU)</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AE511" w14:textId="77777777" w:rsidR="00D43D7B" w:rsidRDefault="00D43D7B">
            <w:r>
              <w:rPr>
                <w:sz w:val="20"/>
                <w:szCs w:val="20"/>
              </w:rPr>
              <w:t>Project management lead (Task 1), stakeholder coordination lead (Task 2), methodology co-lead (Task 3). Working Group facilitation, CDOT OIT coordination, pilot testing plan development.</w:t>
            </w:r>
          </w:p>
        </w:tc>
      </w:tr>
      <w:tr w:rsidR="009F026A" w14:paraId="60446D6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AAFC4" w14:textId="77777777" w:rsidR="00D43D7B" w:rsidRDefault="00D43D7B">
            <w:r>
              <w:rPr>
                <w:sz w:val="20"/>
                <w:szCs w:val="20"/>
              </w:rPr>
              <w:t>CDOT Office of Innovative Mobility (OIM)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5E239" w14:textId="77777777" w:rsidR="00D43D7B" w:rsidRDefault="00D43D7B">
            <w:r>
              <w:rPr>
                <w:sz w:val="20"/>
                <w:szCs w:val="20"/>
              </w:rPr>
              <w:t>Project owner. Defines policy requirements, provides subject matter guidance, approves deliverables, and serves as primary liaison to other CDOT divisions.</w:t>
            </w:r>
          </w:p>
        </w:tc>
      </w:tr>
      <w:tr w:rsidR="009F026A" w14:paraId="248155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255026" w14:textId="77777777" w:rsidR="00D43D7B" w:rsidRDefault="00D43D7B">
            <w:r>
              <w:rPr>
                <w:sz w:val="20"/>
                <w:szCs w:val="20"/>
              </w:rPr>
              <w:t>CDOT Modeling Team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08BD5" w14:textId="680AC2A5" w:rsidR="00D43D7B" w:rsidRDefault="00D43D7B">
            <w:r>
              <w:rPr>
                <w:sz w:val="20"/>
                <w:szCs w:val="20"/>
              </w:rPr>
              <w:t>Provides travel demand model outputs, select link analyses for corridor studies, and baseline VMT data. Key constraint: ~3 days per model run.</w:t>
            </w:r>
            <w:r w:rsidR="009D2989">
              <w:rPr>
                <w:sz w:val="20"/>
                <w:szCs w:val="20"/>
              </w:rPr>
              <w:t xml:space="preserve"> Also provides MOVES emission rates for GHG calculations, and methodology review.</w:t>
            </w:r>
          </w:p>
        </w:tc>
      </w:tr>
      <w:tr w:rsidR="009F026A" w14:paraId="147F99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E263B3" w14:textId="77777777" w:rsidR="00D43D7B" w:rsidRDefault="00D43D7B">
            <w:r>
              <w:rPr>
                <w:sz w:val="20"/>
                <w:szCs w:val="20"/>
              </w:rPr>
              <w:t>CDOT Office of Information Technology (OIT)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7C222" w14:textId="77777777" w:rsidR="00D43D7B" w:rsidRDefault="00D43D7B">
            <w:r>
              <w:rPr>
                <w:sz w:val="20"/>
                <w:szCs w:val="20"/>
              </w:rPr>
              <w:t>Approves and provisions hosting environment, defines security requirements, coordinates authentication approach, and supports deployment.</w:t>
            </w:r>
          </w:p>
        </w:tc>
      </w:tr>
      <w:tr w:rsidR="009F026A" w14:paraId="6AB6041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317F3" w14:textId="77777777" w:rsidR="00D43D7B" w:rsidRDefault="00D43D7B">
            <w:r>
              <w:rPr>
                <w:sz w:val="20"/>
                <w:szCs w:val="20"/>
              </w:rPr>
              <w:t>CDOT Communications (Felicia Michaels)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ABA9E" w14:textId="7EF474A8" w:rsidR="00D43D7B" w:rsidRDefault="00D43D7B">
            <w:r>
              <w:rPr>
                <w:sz w:val="20"/>
                <w:szCs w:val="20"/>
              </w:rPr>
              <w:t>Accessibility compliance review</w:t>
            </w:r>
            <w:r w:rsidR="00484992">
              <w:rPr>
                <w:sz w:val="20"/>
                <w:szCs w:val="20"/>
              </w:rPr>
              <w:t>.</w:t>
            </w:r>
          </w:p>
        </w:tc>
      </w:tr>
      <w:tr w:rsidR="009F026A" w14:paraId="36AA08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C86F4D" w14:textId="77777777" w:rsidR="00D43D7B" w:rsidRDefault="00D43D7B">
            <w:r>
              <w:rPr>
                <w:sz w:val="20"/>
                <w:szCs w:val="20"/>
              </w:rPr>
              <w:t>TDM Calculator Working Group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2C19B" w14:textId="77777777" w:rsidR="00D43D7B" w:rsidRDefault="00D43D7B">
            <w:r>
              <w:rPr>
                <w:sz w:val="20"/>
                <w:szCs w:val="20"/>
              </w:rPr>
              <w:t>Monthly review and feedback on calculator development. Composed of CDOT OIM, OIT, modeling team, GHG team, and one or more MPO representatives. Will execute pilot testing.</w:t>
            </w:r>
          </w:p>
        </w:tc>
      </w:tr>
    </w:tbl>
    <w:p w14:paraId="2C5C12F2" w14:textId="77777777" w:rsidR="00D43D7B" w:rsidRDefault="00D43D7B">
      <w:pPr>
        <w:rPr>
          <w:b/>
          <w:bCs/>
          <w:color w:val="1B3A5C"/>
          <w:sz w:val="32"/>
          <w:szCs w:val="32"/>
        </w:rPr>
      </w:pPr>
      <w:r>
        <w:br w:type="page"/>
      </w:r>
    </w:p>
    <w:p w14:paraId="7C9D01AE" w14:textId="2CEEB296" w:rsidR="00313819" w:rsidRDefault="00D43D7B">
      <w:pPr>
        <w:pStyle w:val="Heading1"/>
      </w:pPr>
      <w:bookmarkStart w:id="41" w:name="_Toc225853905"/>
      <w:r>
        <w:t>8</w:t>
      </w:r>
      <w:r w:rsidR="00D55ED6">
        <w:t>. Sprint 1: Lo-Fi Proof of Concept</w:t>
      </w:r>
      <w:bookmarkEnd w:id="41"/>
    </w:p>
    <w:p w14:paraId="7C9D01AF" w14:textId="03EA582D" w:rsidR="00313819" w:rsidRDefault="00D43D7B">
      <w:pPr>
        <w:pStyle w:val="Heading2"/>
      </w:pPr>
      <w:bookmarkStart w:id="42" w:name="_Toc225853906"/>
      <w:r>
        <w:t>8</w:t>
      </w:r>
      <w:r w:rsidR="00D55ED6">
        <w:t>.1 Objectives</w:t>
      </w:r>
      <w:bookmarkEnd w:id="42"/>
    </w:p>
    <w:p w14:paraId="7C9D01B0" w14:textId="77777777" w:rsidR="00313819" w:rsidRDefault="00D55ED6">
      <w:pPr>
        <w:spacing w:after="160" w:line="276" w:lineRule="auto"/>
      </w:pPr>
      <w:r>
        <w:t>The first development sprint will produce a lo-fi proof of concept that demonstrates the core calculation methodology before investing in web application development. The goals of this sprint are to:</w:t>
      </w:r>
    </w:p>
    <w:p w14:paraId="7C9D01B1" w14:textId="77777777" w:rsidR="00313819" w:rsidRDefault="00D55ED6">
      <w:pPr>
        <w:pStyle w:val="ListParagraph"/>
        <w:numPr>
          <w:ilvl w:val="0"/>
          <w:numId w:val="3"/>
        </w:numPr>
        <w:spacing w:after="80" w:line="276" w:lineRule="auto"/>
      </w:pPr>
      <w:r>
        <w:t>Validate the VMT reduction calculation methodology for a representative subset of TDM strategies across all major strategy categories.</w:t>
      </w:r>
    </w:p>
    <w:p w14:paraId="7C9D01B2" w14:textId="77777777" w:rsidR="00313819" w:rsidRDefault="00D55ED6">
      <w:pPr>
        <w:pStyle w:val="ListParagraph"/>
        <w:numPr>
          <w:ilvl w:val="0"/>
          <w:numId w:val="3"/>
        </w:numPr>
        <w:spacing w:after="80" w:line="276" w:lineRule="auto"/>
      </w:pPr>
      <w:r>
        <w:t>Demonstrate the end-to-end user workflow: selecting a geographic area, choosing strategies, configuring inputs, and viewing results.</w:t>
      </w:r>
    </w:p>
    <w:p w14:paraId="7C9D01B3" w14:textId="77777777" w:rsidR="00313819" w:rsidRDefault="00D55ED6">
      <w:pPr>
        <w:pStyle w:val="ListParagraph"/>
        <w:numPr>
          <w:ilvl w:val="0"/>
          <w:numId w:val="3"/>
        </w:numPr>
        <w:spacing w:after="80" w:line="276" w:lineRule="auto"/>
      </w:pPr>
      <w:r>
        <w:t>Produce a working prototype that can be demonstrated to the TDM Calculator Working Group for early feedback on methodology and usability.</w:t>
      </w:r>
    </w:p>
    <w:p w14:paraId="7C9D01B4" w14:textId="77777777" w:rsidR="00313819" w:rsidRDefault="00D55ED6">
      <w:pPr>
        <w:pStyle w:val="ListParagraph"/>
        <w:numPr>
          <w:ilvl w:val="0"/>
          <w:numId w:val="3"/>
        </w:numPr>
        <w:spacing w:after="80" w:line="276" w:lineRule="auto"/>
      </w:pPr>
      <w:r>
        <w:t>Identify data gaps, methodological issues, or usability concerns before committing to web application architecture decisions.</w:t>
      </w:r>
    </w:p>
    <w:p w14:paraId="7C9D01B5" w14:textId="11F3D596" w:rsidR="00313819" w:rsidRDefault="00D43D7B">
      <w:pPr>
        <w:pStyle w:val="Heading2"/>
      </w:pPr>
      <w:bookmarkStart w:id="43" w:name="_Toc225853907"/>
      <w:r>
        <w:t>8</w:t>
      </w:r>
      <w:r w:rsidR="00D55ED6">
        <w:t>.2 Implementation Approach</w:t>
      </w:r>
      <w:bookmarkEnd w:id="43"/>
    </w:p>
    <w:p w14:paraId="7C9D01B6" w14:textId="77777777" w:rsidR="00313819" w:rsidRDefault="00D55ED6">
      <w:pPr>
        <w:spacing w:after="160" w:line="276" w:lineRule="auto"/>
      </w:pPr>
      <w:r>
        <w:t xml:space="preserve">The proof of concept will be implemented in </w:t>
      </w:r>
      <w:r>
        <w:rPr>
          <w:b/>
          <w:bCs/>
        </w:rPr>
        <w:t>Excel</w:t>
      </w:r>
      <w:r>
        <w:t xml:space="preserve"> or </w:t>
      </w:r>
      <w:r>
        <w:rPr>
          <w:b/>
          <w:bCs/>
        </w:rPr>
        <w:t>Python</w:t>
      </w:r>
      <w:r>
        <w:t xml:space="preserve"> (or a combination), depending on the complexity of each strategy’s calculation. Excel is preferred for its accessibility to non-technical reviewers on the Working Group, but Python may be necessary for strategies that require spatial data lookups (e.g., pulling baseline transit service levels from GTFS for a given TAZ). A hybrid approach—with Python scripts feeding pre-calculated data into an Excel workbook—is a viable option.</w:t>
      </w:r>
    </w:p>
    <w:p w14:paraId="7C9D01B7" w14:textId="77777777" w:rsidR="00313819" w:rsidRDefault="00D55ED6">
      <w:pPr>
        <w:spacing w:after="160" w:line="276" w:lineRule="auto"/>
      </w:pPr>
      <w:r>
        <w:t>The prototype will not include a map interface, user accounts, or polished UI. It will focus exclusively on demonstrating that the calculation methodology produces reasonable, defensible results for representative scenarios.</w:t>
      </w:r>
    </w:p>
    <w:p w14:paraId="7C9D01B8" w14:textId="38858451" w:rsidR="00313819" w:rsidRDefault="00D43D7B">
      <w:pPr>
        <w:pStyle w:val="Heading2"/>
      </w:pPr>
      <w:bookmarkStart w:id="44" w:name="_Toc225853908"/>
      <w:r>
        <w:t>8</w:t>
      </w:r>
      <w:r w:rsidR="00D55ED6">
        <w:t>.3 Representative Strategies for Sprint 1</w:t>
      </w:r>
      <w:bookmarkEnd w:id="44"/>
    </w:p>
    <w:p w14:paraId="7C9D01B9" w14:textId="77777777" w:rsidR="00313819" w:rsidRDefault="00D55ED6">
      <w:pPr>
        <w:spacing w:after="160" w:line="276" w:lineRule="auto"/>
      </w:pPr>
      <w:r>
        <w:t>The following strategies have been selected to represent each major category. These were chosen because they have well-defined proposed formulas in the Methods Research, rely on data sources that are currently available, and collectively demonstrate the range of calculation approaches (effect size estimation, elasticity-based estimation, and induced demand).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60"/>
        <w:gridCol w:w="5800"/>
      </w:tblGrid>
      <w:tr w:rsidR="003F5877" w14:paraId="7C9D01BD"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BA" w14:textId="77777777" w:rsidR="00313819" w:rsidRDefault="00D55ED6">
            <w:r>
              <w:rPr>
                <w:b/>
                <w:bCs/>
                <w:color w:val="FFFFFF"/>
                <w:sz w:val="20"/>
                <w:szCs w:val="20"/>
              </w:rPr>
              <w:t>Strategy</w:t>
            </w:r>
          </w:p>
        </w:tc>
        <w:tc>
          <w:tcPr>
            <w:tcW w:w="1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BB" w14:textId="77777777" w:rsidR="00313819" w:rsidRDefault="00D55ED6">
            <w:r>
              <w:rPr>
                <w:b/>
                <w:bCs/>
                <w:color w:val="FFFFFF"/>
                <w:sz w:val="20"/>
                <w:szCs w:val="20"/>
              </w:rPr>
              <w:t>Category</w:t>
            </w:r>
          </w:p>
        </w:tc>
        <w:tc>
          <w:tcPr>
            <w:tcW w:w="5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9D01BC" w14:textId="77777777" w:rsidR="00313819" w:rsidRDefault="00D55ED6">
            <w:r>
              <w:rPr>
                <w:b/>
                <w:bCs/>
                <w:color w:val="FFFFFF"/>
                <w:sz w:val="20"/>
                <w:szCs w:val="20"/>
              </w:rPr>
              <w:t>Proposed Method Summary</w:t>
            </w:r>
          </w:p>
        </w:tc>
      </w:tr>
      <w:tr w:rsidR="003F5877" w14:paraId="7C9D01C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BE" w14:textId="77777777" w:rsidR="00313819" w:rsidRDefault="00D55ED6">
            <w:r>
              <w:rPr>
                <w:sz w:val="20"/>
                <w:szCs w:val="20"/>
              </w:rPr>
              <w:t>Increased Frequency (Local Transit)</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BF" w14:textId="77777777" w:rsidR="00313819" w:rsidRDefault="00D55ED6">
            <w:r>
              <w:rPr>
                <w:sz w:val="20"/>
                <w:szCs w:val="20"/>
              </w:rPr>
              <w:t>Transit</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C0" w14:textId="77777777" w:rsidR="00313819" w:rsidRDefault="00D55ED6">
            <w:r>
              <w:rPr>
                <w:sz w:val="20"/>
                <w:szCs w:val="20"/>
              </w:rPr>
              <w:t>Effect size estimate using CAPCOA T-26 with frequency elasticity (0.5, Handy et al. 2013). User inputs % increase in frequency; baseline transit service from GTFS.</w:t>
            </w:r>
          </w:p>
        </w:tc>
      </w:tr>
      <w:tr w:rsidR="003F5877" w14:paraId="7C9D01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C2" w14:textId="77777777" w:rsidR="00313819" w:rsidRDefault="00D55ED6">
            <w:r>
              <w:rPr>
                <w:sz w:val="20"/>
                <w:szCs w:val="20"/>
              </w:rPr>
              <w:t>Separated &amp; Protected Bike Lanes</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C3" w14:textId="77777777" w:rsidR="00313819" w:rsidRDefault="00D55ED6">
            <w:r>
              <w:rPr>
                <w:sz w:val="20"/>
                <w:szCs w:val="20"/>
              </w:rPr>
              <w:t>Bicycle/Ped</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C4" w14:textId="77777777" w:rsidR="00313819" w:rsidRDefault="00D55ED6">
            <w:r>
              <w:rPr>
                <w:sz w:val="20"/>
                <w:szCs w:val="20"/>
              </w:rPr>
              <w:t>Effect size estimate using adapted CAPCOA T-19-A. Accounts for % of area VMT on parallel roadways, annual days of use (weather), and average bike vs. vehicle trip lengths.</w:t>
            </w:r>
          </w:p>
        </w:tc>
      </w:tr>
      <w:tr w:rsidR="003F5877" w14:paraId="7C9D01C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C6" w14:textId="77777777" w:rsidR="00313819" w:rsidRDefault="00D55ED6">
            <w:r>
              <w:rPr>
                <w:sz w:val="20"/>
                <w:szCs w:val="20"/>
              </w:rPr>
              <w:t>Increased Residential Density</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C7" w14:textId="77777777" w:rsidR="00313819" w:rsidRDefault="00D55ED6">
            <w:r>
              <w:rPr>
                <w:sz w:val="20"/>
                <w:szCs w:val="20"/>
              </w:rPr>
              <w:t>Land Use</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C8" w14:textId="77777777" w:rsidR="00313819" w:rsidRDefault="00D55ED6">
            <w:r>
              <w:rPr>
                <w:sz w:val="20"/>
                <w:szCs w:val="20"/>
              </w:rPr>
              <w:t>Elasticity-based estimate using VMT-density elasticity from Stevens (2016). Baseline density from DOLA; user inputs proposed density change.</w:t>
            </w:r>
          </w:p>
        </w:tc>
      </w:tr>
      <w:tr w:rsidR="003F5877" w14:paraId="7C9D01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CA" w14:textId="77777777" w:rsidR="00313819" w:rsidRDefault="00D55ED6">
            <w:r>
              <w:rPr>
                <w:sz w:val="20"/>
                <w:szCs w:val="20"/>
              </w:rPr>
              <w:t>Workplace Parking Pricing</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CB" w14:textId="77777777" w:rsidR="00313819" w:rsidRDefault="00D55ED6">
            <w:r>
              <w:rPr>
                <w:sz w:val="20"/>
                <w:szCs w:val="20"/>
              </w:rPr>
              <w:t>Parking Mgmt</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CC" w14:textId="77777777" w:rsidR="00313819" w:rsidRDefault="00D55ED6">
            <w:r>
              <w:rPr>
                <w:sz w:val="20"/>
                <w:szCs w:val="20"/>
              </w:rPr>
              <w:t>Effect size estimate using parking cost elasticity. User inputs proposed daily parking price; mode share and AVO from existing data.</w:t>
            </w:r>
          </w:p>
        </w:tc>
      </w:tr>
      <w:tr w:rsidR="003F5877" w14:paraId="7C9D01D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CE" w14:textId="77777777" w:rsidR="00313819" w:rsidRDefault="00D55ED6">
            <w:r>
              <w:rPr>
                <w:sz w:val="20"/>
                <w:szCs w:val="20"/>
              </w:rPr>
              <w:t>Vanpool (Employer-Based)</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CF" w14:textId="77777777" w:rsidR="00313819" w:rsidRDefault="00D55ED6">
            <w:r>
              <w:rPr>
                <w:sz w:val="20"/>
                <w:szCs w:val="20"/>
              </w:rPr>
              <w:t>Parking Mgmt</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D0" w14:textId="77777777" w:rsidR="00313819" w:rsidRDefault="00D55ED6">
            <w:r>
              <w:rPr>
                <w:sz w:val="20"/>
                <w:szCs w:val="20"/>
              </w:rPr>
              <w:t>Effect size estimate based on vanpool participation rates and average commute distances. Leverages DRCOG statistics on vanpool trip lengths.</w:t>
            </w:r>
          </w:p>
        </w:tc>
      </w:tr>
      <w:tr w:rsidR="003F5877" w14:paraId="7C9D01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D2" w14:textId="77777777" w:rsidR="00313819" w:rsidRDefault="00D55ED6">
            <w:r>
              <w:rPr>
                <w:sz w:val="20"/>
                <w:szCs w:val="20"/>
              </w:rPr>
              <w:t>Flexible Work Schedules / Telework</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D3" w14:textId="77777777" w:rsidR="00313819" w:rsidRDefault="00D55ED6">
            <w:r>
              <w:rPr>
                <w:sz w:val="20"/>
                <w:szCs w:val="20"/>
              </w:rPr>
              <w:t>Supportive</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01D4" w14:textId="77777777" w:rsidR="00313819" w:rsidRDefault="00D55ED6">
            <w:r>
              <w:rPr>
                <w:sz w:val="20"/>
                <w:szCs w:val="20"/>
              </w:rPr>
              <w:t>Effect size estimate based on proportion of eligible workforce and telework frequency. User inputs telework adoption rate.</w:t>
            </w:r>
          </w:p>
        </w:tc>
      </w:tr>
      <w:tr w:rsidR="003F5877" w14:paraId="7C9D01D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D6" w14:textId="77777777" w:rsidR="00313819" w:rsidRDefault="00D55ED6">
            <w:r>
              <w:rPr>
                <w:sz w:val="20"/>
                <w:szCs w:val="20"/>
              </w:rPr>
              <w:t>Lane Miles Added (Induced Demand)</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D7" w14:textId="77777777" w:rsidR="00313819" w:rsidRDefault="00D55ED6">
            <w:r>
              <w:rPr>
                <w:sz w:val="20"/>
                <w:szCs w:val="20"/>
              </w:rPr>
              <w:t>Induced Demand</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01D8" w14:textId="77777777" w:rsidR="00313819" w:rsidRDefault="00D55ED6">
            <w:r>
              <w:rPr>
                <w:sz w:val="20"/>
                <w:szCs w:val="20"/>
              </w:rPr>
              <w:t>Elasticity-based estimate of VMT increase from capacity expansion, using the widely cited short-run and long-run induced demand elasticities.</w:t>
            </w:r>
          </w:p>
        </w:tc>
      </w:tr>
    </w:tbl>
    <w:p w14:paraId="7C9D01DA" w14:textId="13C3DACB" w:rsidR="00313819" w:rsidRDefault="00D43D7B">
      <w:pPr>
        <w:pStyle w:val="Heading2"/>
      </w:pPr>
      <w:bookmarkStart w:id="45" w:name="_Toc225853909"/>
      <w:r>
        <w:t>8</w:t>
      </w:r>
      <w:r w:rsidR="00D55ED6">
        <w:t>.4 Sprint 1 Deliverables</w:t>
      </w:r>
      <w:bookmarkEnd w:id="45"/>
    </w:p>
    <w:p w14:paraId="7C9D01DB" w14:textId="77777777" w:rsidR="00313819" w:rsidRDefault="00D55ED6">
      <w:pPr>
        <w:pStyle w:val="ListParagraph"/>
        <w:numPr>
          <w:ilvl w:val="0"/>
          <w:numId w:val="2"/>
        </w:numPr>
        <w:spacing w:after="80" w:line="276" w:lineRule="auto"/>
      </w:pPr>
      <w:r>
        <w:t>A working Excel workbook and/or Python notebook implementing the VMT reduction calculations for the strategies listed above.</w:t>
      </w:r>
    </w:p>
    <w:p w14:paraId="7C9D01DC" w14:textId="77777777" w:rsidR="00313819" w:rsidRDefault="00D55ED6">
      <w:pPr>
        <w:pStyle w:val="ListParagraph"/>
        <w:numPr>
          <w:ilvl w:val="0"/>
          <w:numId w:val="2"/>
        </w:numPr>
        <w:spacing w:after="80" w:line="276" w:lineRule="auto"/>
      </w:pPr>
      <w:r>
        <w:t>For each strategy: documented formula, data sources, input parameters, and sample calculations for at least one test scenario (e.g., a specific TAZ or corridor in the DRCOG region).</w:t>
      </w:r>
    </w:p>
    <w:p w14:paraId="7C9D01DD" w14:textId="77777777" w:rsidR="00313819" w:rsidRDefault="00D55ED6">
      <w:pPr>
        <w:pStyle w:val="ListParagraph"/>
        <w:numPr>
          <w:ilvl w:val="0"/>
          <w:numId w:val="2"/>
        </w:numPr>
        <w:spacing w:after="80" w:line="276" w:lineRule="auto"/>
      </w:pPr>
      <w:r>
        <w:t>A brief methodology summary comparing the prototype’s outputs against expected ranges from CAPCOA and other reference sources.</w:t>
      </w:r>
    </w:p>
    <w:p w14:paraId="7C9D01DE" w14:textId="77777777" w:rsidR="00313819" w:rsidRDefault="00D55ED6">
      <w:pPr>
        <w:pStyle w:val="ListParagraph"/>
        <w:numPr>
          <w:ilvl w:val="0"/>
          <w:numId w:val="2"/>
        </w:numPr>
        <w:spacing w:after="80" w:line="276" w:lineRule="auto"/>
      </w:pPr>
      <w:r>
        <w:t>A list of identified data gaps, methodological questions, and recommended refinements for subsequent sprints.</w:t>
      </w:r>
    </w:p>
    <w:p w14:paraId="7C9D01DF" w14:textId="23C6E13C" w:rsidR="00313819" w:rsidRDefault="00D43D7B">
      <w:pPr>
        <w:pStyle w:val="Heading2"/>
      </w:pPr>
      <w:bookmarkStart w:id="46" w:name="_Toc225853910"/>
      <w:r>
        <w:t>8</w:t>
      </w:r>
      <w:r w:rsidR="00D55ED6">
        <w:t>.5 Success Criteria</w:t>
      </w:r>
      <w:bookmarkEnd w:id="46"/>
    </w:p>
    <w:p w14:paraId="7C9D01E0" w14:textId="77777777" w:rsidR="00313819" w:rsidRDefault="00D55ED6">
      <w:pPr>
        <w:spacing w:after="160" w:line="276" w:lineRule="auto"/>
      </w:pPr>
      <w:r>
        <w:t>The Sprint 1 proof of concept will be considered successful if it:</w:t>
      </w:r>
    </w:p>
    <w:p w14:paraId="7C9D01E1" w14:textId="77777777" w:rsidR="00313819" w:rsidRDefault="00D55ED6">
      <w:pPr>
        <w:pStyle w:val="ListParagraph"/>
        <w:numPr>
          <w:ilvl w:val="0"/>
          <w:numId w:val="2"/>
        </w:numPr>
        <w:spacing w:after="80" w:line="276" w:lineRule="auto"/>
      </w:pPr>
      <w:r>
        <w:t>Produces VMT reduction estimates within the expected ranges documented in the CAPCOA Handbook and Methods Research for each implemented strategy.</w:t>
      </w:r>
    </w:p>
    <w:p w14:paraId="7C9D01E2" w14:textId="77777777" w:rsidR="00313819" w:rsidRDefault="00D55ED6">
      <w:pPr>
        <w:pStyle w:val="ListParagraph"/>
        <w:numPr>
          <w:ilvl w:val="0"/>
          <w:numId w:val="2"/>
        </w:numPr>
        <w:spacing w:after="80" w:line="276" w:lineRule="auto"/>
      </w:pPr>
      <w:r>
        <w:t>Can be demonstrated to the Working Group and generates actionable feedback on methodology, usability, and priority strategies for subsequent development.</w:t>
      </w:r>
    </w:p>
    <w:p w14:paraId="7C9D01E3" w14:textId="77777777" w:rsidR="00313819" w:rsidRDefault="00D55ED6">
      <w:pPr>
        <w:pStyle w:val="ListParagraph"/>
        <w:numPr>
          <w:ilvl w:val="0"/>
          <w:numId w:val="2"/>
        </w:numPr>
        <w:spacing w:after="80" w:line="276" w:lineRule="auto"/>
      </w:pPr>
      <w:r>
        <w:t>Identifies a clear path from the prototype calculations to the web-based implementation (i.e., the formulas and data lookups are well-understood enough to be ported to a web application backend).</w:t>
      </w:r>
    </w:p>
    <w:sectPr w:rsidR="00313819">
      <w:headerReference w:type="default" r:id="rId15"/>
      <w:footerReference w:type="defaul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eth Reichert" w:date="2026-04-05T21:24:00Z" w:initials="SR">
    <w:p w14:paraId="386555F3" w14:textId="77777777" w:rsidR="00382D3C" w:rsidRDefault="00382D3C" w:rsidP="001B67D7">
      <w:pPr>
        <w:pStyle w:val="CommentText"/>
      </w:pPr>
      <w:r>
        <w:rPr>
          <w:rStyle w:val="CommentReference"/>
        </w:rPr>
        <w:annotationRef/>
      </w:r>
      <w:r>
        <w:t>Is this actually the first end user to list? My impression is that the local and MPO staff are the main user groups and some internal staff evaluating projects. It doesn’t seem like this tool is really to evaluate tdm strategies themselves or to inform reporting.</w:t>
      </w:r>
    </w:p>
  </w:comment>
  <w:comment w:id="6" w:author="Seth Reichert" w:date="2026-04-05T21:31:00Z" w:initials="SR">
    <w:p w14:paraId="281E2E50" w14:textId="77777777" w:rsidR="00D57D6A" w:rsidRDefault="00D57D6A" w:rsidP="00D57D6A">
      <w:pPr>
        <w:pStyle w:val="CommentText"/>
      </w:pPr>
      <w:r>
        <w:rPr>
          <w:rStyle w:val="CommentReference"/>
        </w:rPr>
        <w:annotationRef/>
      </w:r>
      <w:r>
        <w:t>Crosscheck citation</w:t>
      </w:r>
    </w:p>
  </w:comment>
  <w:comment w:id="7" w:author="Seth Reichert" w:date="2026-04-05T21:35:00Z" w:initials="SR">
    <w:p w14:paraId="53697F00" w14:textId="77777777" w:rsidR="00F7608A" w:rsidRDefault="00F7608A" w:rsidP="00F7608A">
      <w:pPr>
        <w:pStyle w:val="CommentText"/>
      </w:pPr>
      <w:r>
        <w:rPr>
          <w:rStyle w:val="CommentReference"/>
        </w:rPr>
        <w:annotationRef/>
      </w:r>
      <w:r>
        <w:t>I see this desire but I’m concerned about providing absolute individual contributions since strategies are almost always considered multiplicative. It might be possible but it gives me some pause.</w:t>
      </w:r>
    </w:p>
  </w:comment>
  <w:comment w:id="8" w:author="Mark Egge" w:date="2026-04-07T10:31:00Z" w:initials="ME">
    <w:p w14:paraId="423D63A2" w14:textId="77777777" w:rsidR="005E3962" w:rsidRDefault="005E3962" w:rsidP="005E3962">
      <w:r>
        <w:rPr>
          <w:rStyle w:val="CommentReference"/>
        </w:rPr>
        <w:annotationRef/>
      </w:r>
      <w:r>
        <w:rPr>
          <w:sz w:val="20"/>
          <w:szCs w:val="20"/>
        </w:rPr>
        <w:t>this was explicitly called out multiple times during the in person meetings. I'm sure we can figure out how to show this (maybe with an additional line for "multiplicative effects.")</w:t>
      </w:r>
    </w:p>
  </w:comment>
  <w:comment w:id="15" w:author="Seth Reichert" w:date="2026-04-05T21:52:00Z" w:initials="SR">
    <w:p w14:paraId="2F9BAFA2" w14:textId="77777777" w:rsidR="0088337E" w:rsidRDefault="0088337E" w:rsidP="0088337E">
      <w:pPr>
        <w:pStyle w:val="CommentText"/>
      </w:pPr>
      <w:r>
        <w:rPr>
          <w:rStyle w:val="CommentReference"/>
        </w:rPr>
        <w:annotationRef/>
      </w:r>
      <w:r>
        <w:t>I think we could be more specific about what this means (just a record per strategy with attributes for vmt reduction and percentage?)</w:t>
      </w:r>
    </w:p>
  </w:comment>
  <w:comment w:id="39" w:author="Seth Reichert" w:date="2026-04-05T22:07:00Z" w:initials="SR">
    <w:p w14:paraId="082A338D" w14:textId="77777777" w:rsidR="00E17A85" w:rsidRDefault="00E17A85" w:rsidP="00E17A85">
      <w:pPr>
        <w:pStyle w:val="CommentText"/>
      </w:pPr>
      <w:r>
        <w:rPr>
          <w:rStyle w:val="CommentReference"/>
        </w:rPr>
        <w:annotationRef/>
      </w:r>
      <w:r>
        <w:t>Confirm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6555F3" w15:done="1"/>
  <w15:commentEx w15:paraId="281E2E50" w15:done="1"/>
  <w15:commentEx w15:paraId="53697F00" w15:done="1"/>
  <w15:commentEx w15:paraId="423D63A2" w15:paraIdParent="53697F00" w15:done="1"/>
  <w15:commentEx w15:paraId="2F9BAFA2" w15:done="1"/>
  <w15:commentEx w15:paraId="082A338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4C55BF" w16cex:dateUtc="2026-04-06T01:24:00Z"/>
  <w16cex:commentExtensible w16cex:durableId="06B1C07C" w16cex:dateUtc="2026-04-06T01:31:00Z"/>
  <w16cex:commentExtensible w16cex:durableId="156BED13" w16cex:dateUtc="2026-04-06T01:35:00Z"/>
  <w16cex:commentExtensible w16cex:durableId="238E1196" w16cex:dateUtc="2026-04-07T16:31:00Z"/>
  <w16cex:commentExtensible w16cex:durableId="3E252D95" w16cex:dateUtc="2026-04-06T01:52:00Z"/>
  <w16cex:commentExtensible w16cex:durableId="592F8886" w16cex:dateUtc="2026-04-06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6555F3" w16cid:durableId="664C55BF"/>
  <w16cid:commentId w16cid:paraId="281E2E50" w16cid:durableId="06B1C07C"/>
  <w16cid:commentId w16cid:paraId="53697F00" w16cid:durableId="156BED13"/>
  <w16cid:commentId w16cid:paraId="423D63A2" w16cid:durableId="238E1196"/>
  <w16cid:commentId w16cid:paraId="2F9BAFA2" w16cid:durableId="3E252D95"/>
  <w16cid:commentId w16cid:paraId="082A338D" w16cid:durableId="592F88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FFD5D" w14:textId="77777777" w:rsidR="0042269C" w:rsidRDefault="0042269C">
      <w:r>
        <w:separator/>
      </w:r>
    </w:p>
  </w:endnote>
  <w:endnote w:type="continuationSeparator" w:id="0">
    <w:p w14:paraId="5927D42C" w14:textId="77777777" w:rsidR="0042269C" w:rsidRDefault="00422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AEF45" w14:textId="77777777" w:rsidR="00144E57" w:rsidRDefault="00144E57">
    <w:pPr>
      <w:pBdr>
        <w:top w:val="single" w:sz="4" w:space="4" w:color="CCCCCC"/>
      </w:pBdr>
      <w:jc w:val="center"/>
    </w:pPr>
    <w:r>
      <w:rPr>
        <w:color w:val="999999"/>
        <w:sz w:val="18"/>
        <w:szCs w:val="18"/>
      </w:rPr>
      <w:t xml:space="preserve">DRAFT — Page </w:t>
    </w:r>
    <w:r>
      <w:rPr>
        <w:color w:val="999999"/>
        <w:sz w:val="18"/>
        <w:szCs w:val="18"/>
      </w:rPr>
      <w:fldChar w:fldCharType="begin"/>
    </w:r>
    <w:r>
      <w:rPr>
        <w:color w:val="999999"/>
        <w:sz w:val="18"/>
        <w:szCs w:val="18"/>
      </w:rPr>
      <w:instrText>PAGE</w:instrText>
    </w:r>
    <w:r>
      <w:rPr>
        <w:color w:val="999999"/>
        <w:sz w:val="18"/>
        <w:szCs w:val="18"/>
      </w:rPr>
      <w:fldChar w:fldCharType="separate"/>
    </w:r>
    <w:r>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B09D3" w14:textId="77777777" w:rsidR="0042269C" w:rsidRDefault="0042269C">
      <w:r>
        <w:separator/>
      </w:r>
    </w:p>
  </w:footnote>
  <w:footnote w:type="continuationSeparator" w:id="0">
    <w:p w14:paraId="46489ED4" w14:textId="77777777" w:rsidR="0042269C" w:rsidRDefault="0042269C">
      <w:r>
        <w:continuationSeparator/>
      </w:r>
    </w:p>
  </w:footnote>
  <w:footnote w:id="1">
    <w:p w14:paraId="541CF123" w14:textId="2FE077BC" w:rsidR="000A7058" w:rsidRDefault="000A7058">
      <w:pPr>
        <w:pStyle w:val="FootnoteText"/>
      </w:pPr>
      <w:r>
        <w:rPr>
          <w:rStyle w:val="FootnoteReference"/>
        </w:rPr>
        <w:footnoteRef/>
      </w:r>
      <w:r>
        <w:t xml:space="preserve"> </w:t>
      </w:r>
      <w:r w:rsidR="00C905AB" w:rsidRPr="00C905AB">
        <w:t>Research Study: Transportation Demand Management Calculator: Report Evaluation of Existing Transportation Demand Management Calculators. Felsburg Holt &amp; Ullevig. December 22,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B758" w14:textId="77777777" w:rsidR="00144E57" w:rsidRDefault="00144E57">
    <w:pPr>
      <w:pBdr>
        <w:bottom w:val="single" w:sz="4" w:space="4" w:color="2E75B6"/>
      </w:pBdr>
      <w:tabs>
        <w:tab w:val="right" w:pos="9026"/>
      </w:tabs>
    </w:pPr>
    <w:r>
      <w:rPr>
        <w:i/>
        <w:iCs/>
        <w:color w:val="999999"/>
        <w:sz w:val="18"/>
        <w:szCs w:val="18"/>
      </w:rPr>
      <w:t>CDOT TDM Calculator — High-Level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22C9A"/>
    <w:multiLevelType w:val="hybridMultilevel"/>
    <w:tmpl w:val="A4E09C4C"/>
    <w:lvl w:ilvl="0" w:tplc="BB145F02">
      <w:start w:val="1"/>
      <w:numFmt w:val="bullet"/>
      <w:lvlText w:val="•"/>
      <w:lvlJc w:val="left"/>
      <w:pPr>
        <w:ind w:left="720" w:hanging="360"/>
      </w:pPr>
    </w:lvl>
    <w:lvl w:ilvl="1" w:tplc="5F48A24C">
      <w:start w:val="1"/>
      <w:numFmt w:val="bullet"/>
      <w:lvlText w:val="◦"/>
      <w:lvlJc w:val="left"/>
      <w:pPr>
        <w:ind w:left="1440" w:hanging="360"/>
      </w:pPr>
    </w:lvl>
    <w:lvl w:ilvl="2" w:tplc="E82C8848">
      <w:numFmt w:val="decimal"/>
      <w:lvlText w:val=""/>
      <w:lvlJc w:val="left"/>
    </w:lvl>
    <w:lvl w:ilvl="3" w:tplc="98B862B0">
      <w:numFmt w:val="decimal"/>
      <w:lvlText w:val=""/>
      <w:lvlJc w:val="left"/>
    </w:lvl>
    <w:lvl w:ilvl="4" w:tplc="6E923F4A">
      <w:numFmt w:val="decimal"/>
      <w:lvlText w:val=""/>
      <w:lvlJc w:val="left"/>
    </w:lvl>
    <w:lvl w:ilvl="5" w:tplc="85C417BA">
      <w:numFmt w:val="decimal"/>
      <w:lvlText w:val=""/>
      <w:lvlJc w:val="left"/>
    </w:lvl>
    <w:lvl w:ilvl="6" w:tplc="8968F374">
      <w:numFmt w:val="decimal"/>
      <w:lvlText w:val=""/>
      <w:lvlJc w:val="left"/>
    </w:lvl>
    <w:lvl w:ilvl="7" w:tplc="708E8100">
      <w:numFmt w:val="decimal"/>
      <w:lvlText w:val=""/>
      <w:lvlJc w:val="left"/>
    </w:lvl>
    <w:lvl w:ilvl="8" w:tplc="5DFACF3E">
      <w:numFmt w:val="decimal"/>
      <w:lvlText w:val=""/>
      <w:lvlJc w:val="left"/>
    </w:lvl>
  </w:abstractNum>
  <w:abstractNum w:abstractNumId="1" w15:restartNumberingAfterBreak="0">
    <w:nsid w:val="1C3552E0"/>
    <w:multiLevelType w:val="hybridMultilevel"/>
    <w:tmpl w:val="2DFEF9B0"/>
    <w:lvl w:ilvl="0" w:tplc="5FFA8BB0">
      <w:start w:val="1"/>
      <w:numFmt w:val="bullet"/>
      <w:lvlText w:val="•"/>
      <w:lvlJc w:val="left"/>
      <w:pPr>
        <w:ind w:left="720" w:hanging="360"/>
      </w:pPr>
    </w:lvl>
    <w:lvl w:ilvl="1" w:tplc="6D72246E">
      <w:start w:val="1"/>
      <w:numFmt w:val="bullet"/>
      <w:lvlText w:val="◦"/>
      <w:lvlJc w:val="left"/>
      <w:pPr>
        <w:ind w:left="1440" w:hanging="360"/>
      </w:pPr>
    </w:lvl>
    <w:lvl w:ilvl="2" w:tplc="D4683D02">
      <w:numFmt w:val="decimal"/>
      <w:lvlText w:val=""/>
      <w:lvlJc w:val="left"/>
    </w:lvl>
    <w:lvl w:ilvl="3" w:tplc="C71ADD32">
      <w:numFmt w:val="decimal"/>
      <w:lvlText w:val=""/>
      <w:lvlJc w:val="left"/>
    </w:lvl>
    <w:lvl w:ilvl="4" w:tplc="664CD29C">
      <w:numFmt w:val="decimal"/>
      <w:lvlText w:val=""/>
      <w:lvlJc w:val="left"/>
    </w:lvl>
    <w:lvl w:ilvl="5" w:tplc="2CDC3A34">
      <w:numFmt w:val="decimal"/>
      <w:lvlText w:val=""/>
      <w:lvlJc w:val="left"/>
    </w:lvl>
    <w:lvl w:ilvl="6" w:tplc="6BA288A4">
      <w:numFmt w:val="decimal"/>
      <w:lvlText w:val=""/>
      <w:lvlJc w:val="left"/>
    </w:lvl>
    <w:lvl w:ilvl="7" w:tplc="5EEAC57C">
      <w:numFmt w:val="decimal"/>
      <w:lvlText w:val=""/>
      <w:lvlJc w:val="left"/>
    </w:lvl>
    <w:lvl w:ilvl="8" w:tplc="A7DAFB96">
      <w:numFmt w:val="decimal"/>
      <w:lvlText w:val=""/>
      <w:lvlJc w:val="left"/>
    </w:lvl>
  </w:abstractNum>
  <w:abstractNum w:abstractNumId="2" w15:restartNumberingAfterBreak="0">
    <w:nsid w:val="2E2E52DD"/>
    <w:multiLevelType w:val="hybridMultilevel"/>
    <w:tmpl w:val="708872F4"/>
    <w:lvl w:ilvl="0" w:tplc="7F4AD676">
      <w:start w:val="1"/>
      <w:numFmt w:val="bullet"/>
      <w:lvlText w:val="●"/>
      <w:lvlJc w:val="left"/>
      <w:pPr>
        <w:ind w:left="720" w:hanging="360"/>
      </w:pPr>
    </w:lvl>
    <w:lvl w:ilvl="1" w:tplc="180268D0">
      <w:start w:val="1"/>
      <w:numFmt w:val="bullet"/>
      <w:lvlText w:val="○"/>
      <w:lvlJc w:val="left"/>
      <w:pPr>
        <w:ind w:left="1440" w:hanging="360"/>
      </w:pPr>
    </w:lvl>
    <w:lvl w:ilvl="2" w:tplc="553415C6">
      <w:start w:val="1"/>
      <w:numFmt w:val="bullet"/>
      <w:lvlText w:val="■"/>
      <w:lvlJc w:val="left"/>
      <w:pPr>
        <w:ind w:left="2160" w:hanging="360"/>
      </w:pPr>
    </w:lvl>
    <w:lvl w:ilvl="3" w:tplc="9DF671A0">
      <w:start w:val="1"/>
      <w:numFmt w:val="bullet"/>
      <w:lvlText w:val="●"/>
      <w:lvlJc w:val="left"/>
      <w:pPr>
        <w:ind w:left="2880" w:hanging="360"/>
      </w:pPr>
    </w:lvl>
    <w:lvl w:ilvl="4" w:tplc="7BDABEB6">
      <w:start w:val="1"/>
      <w:numFmt w:val="bullet"/>
      <w:lvlText w:val="○"/>
      <w:lvlJc w:val="left"/>
      <w:pPr>
        <w:ind w:left="3600" w:hanging="360"/>
      </w:pPr>
    </w:lvl>
    <w:lvl w:ilvl="5" w:tplc="EAF2F832">
      <w:start w:val="1"/>
      <w:numFmt w:val="bullet"/>
      <w:lvlText w:val="■"/>
      <w:lvlJc w:val="left"/>
      <w:pPr>
        <w:ind w:left="4320" w:hanging="360"/>
      </w:pPr>
    </w:lvl>
    <w:lvl w:ilvl="6" w:tplc="173A6718">
      <w:start w:val="1"/>
      <w:numFmt w:val="bullet"/>
      <w:lvlText w:val="●"/>
      <w:lvlJc w:val="left"/>
      <w:pPr>
        <w:ind w:left="5040" w:hanging="360"/>
      </w:pPr>
    </w:lvl>
    <w:lvl w:ilvl="7" w:tplc="686C67B0">
      <w:start w:val="1"/>
      <w:numFmt w:val="bullet"/>
      <w:lvlText w:val="●"/>
      <w:lvlJc w:val="left"/>
      <w:pPr>
        <w:ind w:left="5760" w:hanging="360"/>
      </w:pPr>
    </w:lvl>
    <w:lvl w:ilvl="8" w:tplc="3012ACB4">
      <w:start w:val="1"/>
      <w:numFmt w:val="bullet"/>
      <w:lvlText w:val="●"/>
      <w:lvlJc w:val="left"/>
      <w:pPr>
        <w:ind w:left="6480" w:hanging="360"/>
      </w:pPr>
    </w:lvl>
  </w:abstractNum>
  <w:abstractNum w:abstractNumId="3" w15:restartNumberingAfterBreak="0">
    <w:nsid w:val="63A16545"/>
    <w:multiLevelType w:val="hybridMultilevel"/>
    <w:tmpl w:val="BED2F95A"/>
    <w:lvl w:ilvl="0" w:tplc="96F0F826">
      <w:start w:val="1"/>
      <w:numFmt w:val="decimal"/>
      <w:lvlText w:val="%1."/>
      <w:lvlJc w:val="left"/>
      <w:pPr>
        <w:ind w:left="720" w:hanging="360"/>
      </w:pPr>
    </w:lvl>
    <w:lvl w:ilvl="1" w:tplc="861C7650">
      <w:numFmt w:val="decimal"/>
      <w:lvlText w:val=""/>
      <w:lvlJc w:val="left"/>
    </w:lvl>
    <w:lvl w:ilvl="2" w:tplc="587E6418">
      <w:numFmt w:val="decimal"/>
      <w:lvlText w:val=""/>
      <w:lvlJc w:val="left"/>
    </w:lvl>
    <w:lvl w:ilvl="3" w:tplc="5CD246C6">
      <w:numFmt w:val="decimal"/>
      <w:lvlText w:val=""/>
      <w:lvlJc w:val="left"/>
    </w:lvl>
    <w:lvl w:ilvl="4" w:tplc="98EC0C90">
      <w:numFmt w:val="decimal"/>
      <w:lvlText w:val=""/>
      <w:lvlJc w:val="left"/>
    </w:lvl>
    <w:lvl w:ilvl="5" w:tplc="4C6C455A">
      <w:numFmt w:val="decimal"/>
      <w:lvlText w:val=""/>
      <w:lvlJc w:val="left"/>
    </w:lvl>
    <w:lvl w:ilvl="6" w:tplc="FC9A4E78">
      <w:numFmt w:val="decimal"/>
      <w:lvlText w:val=""/>
      <w:lvlJc w:val="left"/>
    </w:lvl>
    <w:lvl w:ilvl="7" w:tplc="B32E9FDC">
      <w:numFmt w:val="decimal"/>
      <w:lvlText w:val=""/>
      <w:lvlJc w:val="left"/>
    </w:lvl>
    <w:lvl w:ilvl="8" w:tplc="351A82BE">
      <w:numFmt w:val="decimal"/>
      <w:lvlText w:val=""/>
      <w:lvlJc w:val="left"/>
    </w:lvl>
  </w:abstractNum>
  <w:num w:numId="1" w16cid:durableId="1264343677">
    <w:abstractNumId w:val="2"/>
    <w:lvlOverride w:ilvl="0">
      <w:startOverride w:val="1"/>
    </w:lvlOverride>
  </w:num>
  <w:num w:numId="2" w16cid:durableId="232853706">
    <w:abstractNumId w:val="0"/>
    <w:lvlOverride w:ilvl="0">
      <w:startOverride w:val="1"/>
    </w:lvlOverride>
  </w:num>
  <w:num w:numId="3" w16cid:durableId="570432702">
    <w:abstractNumId w:val="3"/>
    <w:lvlOverride w:ilvl="0">
      <w:startOverride w:val="1"/>
    </w:lvlOverride>
  </w:num>
  <w:num w:numId="4" w16cid:durableId="435028706">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 Reichert">
    <w15:presenceInfo w15:providerId="AD" w15:userId="S::reichert@highstreetconsulting.com::541100c5-8785-4859-ae8e-c38677c4bb4b"/>
  </w15:person>
  <w15:person w15:author="Mark Egge">
    <w15:presenceInfo w15:providerId="AD" w15:userId="S::egge@highstreetconsulting.com::7d2fc285-9961-45c5-a421-ef4828da6b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819"/>
    <w:rsid w:val="000077A8"/>
    <w:rsid w:val="000107DF"/>
    <w:rsid w:val="00014205"/>
    <w:rsid w:val="00022B97"/>
    <w:rsid w:val="00024A80"/>
    <w:rsid w:val="00025AD1"/>
    <w:rsid w:val="000343CE"/>
    <w:rsid w:val="00051C8E"/>
    <w:rsid w:val="000604E8"/>
    <w:rsid w:val="00076CB3"/>
    <w:rsid w:val="000A7058"/>
    <w:rsid w:val="000B40B6"/>
    <w:rsid w:val="000C376F"/>
    <w:rsid w:val="00112C17"/>
    <w:rsid w:val="00144E57"/>
    <w:rsid w:val="0015092F"/>
    <w:rsid w:val="00160758"/>
    <w:rsid w:val="001A7B36"/>
    <w:rsid w:val="001B67D7"/>
    <w:rsid w:val="001F3F44"/>
    <w:rsid w:val="00217523"/>
    <w:rsid w:val="002231DF"/>
    <w:rsid w:val="002373B3"/>
    <w:rsid w:val="00242CEC"/>
    <w:rsid w:val="00251CC1"/>
    <w:rsid w:val="002B062D"/>
    <w:rsid w:val="00310E92"/>
    <w:rsid w:val="003132C5"/>
    <w:rsid w:val="00313819"/>
    <w:rsid w:val="00323C2E"/>
    <w:rsid w:val="0032622F"/>
    <w:rsid w:val="00375ADA"/>
    <w:rsid w:val="00382D3C"/>
    <w:rsid w:val="003E089F"/>
    <w:rsid w:val="003E36DF"/>
    <w:rsid w:val="003E5F92"/>
    <w:rsid w:val="003F5877"/>
    <w:rsid w:val="003F6324"/>
    <w:rsid w:val="00420277"/>
    <w:rsid w:val="0042269C"/>
    <w:rsid w:val="004375FB"/>
    <w:rsid w:val="0047680C"/>
    <w:rsid w:val="00484992"/>
    <w:rsid w:val="004A20A0"/>
    <w:rsid w:val="004D1FC4"/>
    <w:rsid w:val="004D5720"/>
    <w:rsid w:val="004F2637"/>
    <w:rsid w:val="00560C07"/>
    <w:rsid w:val="00593FBE"/>
    <w:rsid w:val="005B7AE0"/>
    <w:rsid w:val="005C1864"/>
    <w:rsid w:val="005E0243"/>
    <w:rsid w:val="005E3962"/>
    <w:rsid w:val="005E62E9"/>
    <w:rsid w:val="005F1912"/>
    <w:rsid w:val="005F748A"/>
    <w:rsid w:val="00615455"/>
    <w:rsid w:val="00620DCC"/>
    <w:rsid w:val="00623195"/>
    <w:rsid w:val="0064513F"/>
    <w:rsid w:val="006777B3"/>
    <w:rsid w:val="0068612D"/>
    <w:rsid w:val="006A4E81"/>
    <w:rsid w:val="006A6210"/>
    <w:rsid w:val="006B5E1B"/>
    <w:rsid w:val="006C16D1"/>
    <w:rsid w:val="006D3F4C"/>
    <w:rsid w:val="00711DBA"/>
    <w:rsid w:val="00715D42"/>
    <w:rsid w:val="00723CF0"/>
    <w:rsid w:val="0074463E"/>
    <w:rsid w:val="00746D05"/>
    <w:rsid w:val="007869B7"/>
    <w:rsid w:val="007B513B"/>
    <w:rsid w:val="007C0B19"/>
    <w:rsid w:val="008038E4"/>
    <w:rsid w:val="00822899"/>
    <w:rsid w:val="00831BDD"/>
    <w:rsid w:val="0083788E"/>
    <w:rsid w:val="008463F8"/>
    <w:rsid w:val="00846920"/>
    <w:rsid w:val="0088337E"/>
    <w:rsid w:val="0089026F"/>
    <w:rsid w:val="008B64E3"/>
    <w:rsid w:val="008C34A3"/>
    <w:rsid w:val="008D3458"/>
    <w:rsid w:val="008E0441"/>
    <w:rsid w:val="0091777D"/>
    <w:rsid w:val="0092102A"/>
    <w:rsid w:val="00930F42"/>
    <w:rsid w:val="00931F50"/>
    <w:rsid w:val="00932000"/>
    <w:rsid w:val="00935063"/>
    <w:rsid w:val="00941090"/>
    <w:rsid w:val="00963547"/>
    <w:rsid w:val="00977229"/>
    <w:rsid w:val="00984C0D"/>
    <w:rsid w:val="009977CC"/>
    <w:rsid w:val="009A085F"/>
    <w:rsid w:val="009A2CDE"/>
    <w:rsid w:val="009C410A"/>
    <w:rsid w:val="009C4706"/>
    <w:rsid w:val="009C60E5"/>
    <w:rsid w:val="009D0788"/>
    <w:rsid w:val="009D2989"/>
    <w:rsid w:val="009E1A56"/>
    <w:rsid w:val="009E5526"/>
    <w:rsid w:val="009F026A"/>
    <w:rsid w:val="009F1164"/>
    <w:rsid w:val="00A1134C"/>
    <w:rsid w:val="00A139B9"/>
    <w:rsid w:val="00A140BB"/>
    <w:rsid w:val="00A31599"/>
    <w:rsid w:val="00AA0FC3"/>
    <w:rsid w:val="00AA2901"/>
    <w:rsid w:val="00AE170B"/>
    <w:rsid w:val="00AF5A91"/>
    <w:rsid w:val="00AF6E50"/>
    <w:rsid w:val="00B437DE"/>
    <w:rsid w:val="00B53837"/>
    <w:rsid w:val="00B561AC"/>
    <w:rsid w:val="00B60967"/>
    <w:rsid w:val="00B9035B"/>
    <w:rsid w:val="00BA2A2B"/>
    <w:rsid w:val="00BB46F2"/>
    <w:rsid w:val="00BC1D21"/>
    <w:rsid w:val="00BF1796"/>
    <w:rsid w:val="00BF1D11"/>
    <w:rsid w:val="00C01259"/>
    <w:rsid w:val="00C149AA"/>
    <w:rsid w:val="00C5371C"/>
    <w:rsid w:val="00C712BA"/>
    <w:rsid w:val="00C75E7C"/>
    <w:rsid w:val="00C905AB"/>
    <w:rsid w:val="00CA4400"/>
    <w:rsid w:val="00CB6A4E"/>
    <w:rsid w:val="00CC09E6"/>
    <w:rsid w:val="00CF2EA3"/>
    <w:rsid w:val="00D07307"/>
    <w:rsid w:val="00D12806"/>
    <w:rsid w:val="00D43D7B"/>
    <w:rsid w:val="00D4708C"/>
    <w:rsid w:val="00D54EAD"/>
    <w:rsid w:val="00D55ED6"/>
    <w:rsid w:val="00D57D6A"/>
    <w:rsid w:val="00D714BB"/>
    <w:rsid w:val="00D96E4B"/>
    <w:rsid w:val="00DA4E14"/>
    <w:rsid w:val="00DA5222"/>
    <w:rsid w:val="00DE0994"/>
    <w:rsid w:val="00E0456C"/>
    <w:rsid w:val="00E059A3"/>
    <w:rsid w:val="00E06384"/>
    <w:rsid w:val="00E07DE9"/>
    <w:rsid w:val="00E17A85"/>
    <w:rsid w:val="00E319E4"/>
    <w:rsid w:val="00E32F55"/>
    <w:rsid w:val="00E44F4B"/>
    <w:rsid w:val="00E532E7"/>
    <w:rsid w:val="00E55410"/>
    <w:rsid w:val="00E72679"/>
    <w:rsid w:val="00E97A07"/>
    <w:rsid w:val="00EA266D"/>
    <w:rsid w:val="00EB0FFF"/>
    <w:rsid w:val="00EC606A"/>
    <w:rsid w:val="00ED2967"/>
    <w:rsid w:val="00F0006A"/>
    <w:rsid w:val="00F05D66"/>
    <w:rsid w:val="00F223BB"/>
    <w:rsid w:val="00F31027"/>
    <w:rsid w:val="00F45404"/>
    <w:rsid w:val="00F679B5"/>
    <w:rsid w:val="00F7608A"/>
    <w:rsid w:val="00F81184"/>
    <w:rsid w:val="00F93D3E"/>
    <w:rsid w:val="00F97706"/>
    <w:rsid w:val="00FA0556"/>
    <w:rsid w:val="00FB2149"/>
    <w:rsid w:val="00FE2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D00A5"/>
  <w15:docId w15:val="{2A283990-3AE1-4DE8-BECB-91562C6E3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B3A5C"/>
      <w:sz w:val="32"/>
      <w:szCs w:val="32"/>
    </w:rPr>
  </w:style>
  <w:style w:type="paragraph" w:styleId="Heading2">
    <w:name w:val="heading 2"/>
    <w:link w:val="Heading2Char"/>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0343CE"/>
    <w:pPr>
      <w:tabs>
        <w:tab w:val="center" w:pos="4680"/>
        <w:tab w:val="right" w:pos="9360"/>
      </w:tabs>
    </w:pPr>
  </w:style>
  <w:style w:type="character" w:customStyle="1" w:styleId="HeaderChar">
    <w:name w:val="Header Char"/>
    <w:basedOn w:val="DefaultParagraphFont"/>
    <w:link w:val="Header"/>
    <w:uiPriority w:val="99"/>
    <w:semiHidden/>
    <w:rsid w:val="000343CE"/>
  </w:style>
  <w:style w:type="paragraph" w:styleId="Footer">
    <w:name w:val="footer"/>
    <w:basedOn w:val="Normal"/>
    <w:link w:val="FooterChar"/>
    <w:uiPriority w:val="99"/>
    <w:semiHidden/>
    <w:unhideWhenUsed/>
    <w:rsid w:val="000343CE"/>
    <w:pPr>
      <w:tabs>
        <w:tab w:val="center" w:pos="4680"/>
        <w:tab w:val="right" w:pos="9360"/>
      </w:tabs>
    </w:pPr>
  </w:style>
  <w:style w:type="character" w:customStyle="1" w:styleId="FooterChar">
    <w:name w:val="Footer Char"/>
    <w:basedOn w:val="DefaultParagraphFont"/>
    <w:link w:val="Footer"/>
    <w:uiPriority w:val="99"/>
    <w:semiHidden/>
    <w:rsid w:val="000343CE"/>
  </w:style>
  <w:style w:type="paragraph" w:styleId="NormalWeb">
    <w:name w:val="Normal (Web)"/>
    <w:basedOn w:val="Normal"/>
    <w:uiPriority w:val="99"/>
    <w:semiHidden/>
    <w:unhideWhenUsed/>
    <w:rsid w:val="00A31599"/>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43D7B"/>
    <w:rPr>
      <w:b/>
      <w:bCs/>
      <w:color w:val="1B3A5C"/>
      <w:sz w:val="32"/>
      <w:szCs w:val="32"/>
    </w:rPr>
  </w:style>
  <w:style w:type="character" w:customStyle="1" w:styleId="Heading2Char">
    <w:name w:val="Heading 2 Char"/>
    <w:basedOn w:val="DefaultParagraphFont"/>
    <w:link w:val="Heading2"/>
    <w:uiPriority w:val="9"/>
    <w:rsid w:val="00D43D7B"/>
    <w:rPr>
      <w:b/>
      <w:bCs/>
      <w:color w:val="2E75B6"/>
      <w:sz w:val="26"/>
      <w:szCs w:val="26"/>
    </w:rPr>
  </w:style>
  <w:style w:type="paragraph" w:styleId="TOCHeading">
    <w:name w:val="TOC Heading"/>
    <w:basedOn w:val="Heading1"/>
    <w:next w:val="Normal"/>
    <w:uiPriority w:val="39"/>
    <w:unhideWhenUsed/>
    <w:qFormat/>
    <w:rsid w:val="009D0788"/>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9D0788"/>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9D0788"/>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9D0788"/>
    <w:pPr>
      <w:ind w:left="440"/>
    </w:pPr>
    <w:rPr>
      <w:rFonts w:asciiTheme="minorHAnsi" w:hAnsiTheme="minorHAnsi"/>
      <w:sz w:val="20"/>
      <w:szCs w:val="20"/>
    </w:rPr>
  </w:style>
  <w:style w:type="paragraph" w:styleId="TOC4">
    <w:name w:val="toc 4"/>
    <w:basedOn w:val="Normal"/>
    <w:next w:val="Normal"/>
    <w:autoRedefine/>
    <w:uiPriority w:val="39"/>
    <w:semiHidden/>
    <w:unhideWhenUsed/>
    <w:rsid w:val="009D0788"/>
    <w:pPr>
      <w:ind w:left="660"/>
    </w:pPr>
    <w:rPr>
      <w:rFonts w:asciiTheme="minorHAnsi" w:hAnsiTheme="minorHAnsi"/>
      <w:sz w:val="20"/>
      <w:szCs w:val="20"/>
    </w:rPr>
  </w:style>
  <w:style w:type="paragraph" w:styleId="TOC5">
    <w:name w:val="toc 5"/>
    <w:basedOn w:val="Normal"/>
    <w:next w:val="Normal"/>
    <w:autoRedefine/>
    <w:uiPriority w:val="39"/>
    <w:semiHidden/>
    <w:unhideWhenUsed/>
    <w:rsid w:val="009D0788"/>
    <w:pPr>
      <w:ind w:left="880"/>
    </w:pPr>
    <w:rPr>
      <w:rFonts w:asciiTheme="minorHAnsi" w:hAnsiTheme="minorHAnsi"/>
      <w:sz w:val="20"/>
      <w:szCs w:val="20"/>
    </w:rPr>
  </w:style>
  <w:style w:type="paragraph" w:styleId="TOC6">
    <w:name w:val="toc 6"/>
    <w:basedOn w:val="Normal"/>
    <w:next w:val="Normal"/>
    <w:autoRedefine/>
    <w:uiPriority w:val="39"/>
    <w:semiHidden/>
    <w:unhideWhenUsed/>
    <w:rsid w:val="009D0788"/>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9D0788"/>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9D0788"/>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9D0788"/>
    <w:pPr>
      <w:ind w:left="1760"/>
    </w:pPr>
    <w:rPr>
      <w:rFonts w:asciiTheme="minorHAnsi" w:hAnsiTheme="minorHAnsi"/>
      <w:sz w:val="20"/>
      <w:szCs w:val="20"/>
    </w:rPr>
  </w:style>
  <w:style w:type="paragraph" w:styleId="Revision">
    <w:name w:val="Revision"/>
    <w:hidden/>
    <w:uiPriority w:val="99"/>
    <w:semiHidden/>
    <w:rsid w:val="001B67D7"/>
  </w:style>
  <w:style w:type="character" w:styleId="CommentReference">
    <w:name w:val="annotation reference"/>
    <w:basedOn w:val="DefaultParagraphFont"/>
    <w:uiPriority w:val="99"/>
    <w:semiHidden/>
    <w:unhideWhenUsed/>
    <w:rsid w:val="001B67D7"/>
    <w:rPr>
      <w:sz w:val="16"/>
      <w:szCs w:val="16"/>
    </w:rPr>
  </w:style>
  <w:style w:type="paragraph" w:styleId="CommentText">
    <w:name w:val="annotation text"/>
    <w:basedOn w:val="Normal"/>
    <w:link w:val="CommentTextChar"/>
    <w:uiPriority w:val="99"/>
    <w:unhideWhenUsed/>
    <w:rsid w:val="001B67D7"/>
    <w:rPr>
      <w:sz w:val="20"/>
      <w:szCs w:val="20"/>
    </w:rPr>
  </w:style>
  <w:style w:type="character" w:customStyle="1" w:styleId="CommentTextChar">
    <w:name w:val="Comment Text Char"/>
    <w:basedOn w:val="DefaultParagraphFont"/>
    <w:link w:val="CommentText"/>
    <w:uiPriority w:val="99"/>
    <w:rsid w:val="001B67D7"/>
    <w:rPr>
      <w:sz w:val="20"/>
      <w:szCs w:val="20"/>
    </w:rPr>
  </w:style>
  <w:style w:type="paragraph" w:styleId="CommentSubject">
    <w:name w:val="annotation subject"/>
    <w:basedOn w:val="CommentText"/>
    <w:next w:val="CommentText"/>
    <w:link w:val="CommentSubjectChar"/>
    <w:uiPriority w:val="99"/>
    <w:semiHidden/>
    <w:unhideWhenUsed/>
    <w:rsid w:val="001B67D7"/>
    <w:rPr>
      <w:b/>
      <w:bCs/>
    </w:rPr>
  </w:style>
  <w:style w:type="character" w:customStyle="1" w:styleId="CommentSubjectChar">
    <w:name w:val="Comment Subject Char"/>
    <w:basedOn w:val="CommentTextChar"/>
    <w:link w:val="CommentSubject"/>
    <w:uiPriority w:val="99"/>
    <w:semiHidden/>
    <w:rsid w:val="001B67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2DEA65F790BE4C8A4BE0F859093E92" ma:contentTypeVersion="7" ma:contentTypeDescription="Create a new document." ma:contentTypeScope="" ma:versionID="1f7c9f2b715d4a05b7b287e2552c68c3">
  <xsd:schema xmlns:xsd="http://www.w3.org/2001/XMLSchema" xmlns:xs="http://www.w3.org/2001/XMLSchema" xmlns:p="http://schemas.microsoft.com/office/2006/metadata/properties" xmlns:ns2="3fc19a14-a33e-41ad-ae64-683c24812384" targetNamespace="http://schemas.microsoft.com/office/2006/metadata/properties" ma:root="true" ma:fieldsID="3f3f238cdc90c97e2b4ddd906b4ea452" ns2:_="">
    <xsd:import namespace="3fc19a14-a33e-41ad-ae64-683c248123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19a14-a33e-41ad-ae64-683c248123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CA37C-4054-4045-AE6A-71231474A5FD}">
  <ds:schemaRefs>
    <ds:schemaRef ds:uri="http://schemas.microsoft.com/sharepoint/v3/contenttype/forms"/>
  </ds:schemaRefs>
</ds:datastoreItem>
</file>

<file path=customXml/itemProps2.xml><?xml version="1.0" encoding="utf-8"?>
<ds:datastoreItem xmlns:ds="http://schemas.openxmlformats.org/officeDocument/2006/customXml" ds:itemID="{E1FE5A14-D1F7-43BA-9A33-F87DC0A8DF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C327CA5-1116-4B18-9C7D-ED452F7BE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19a14-a33e-41ad-ae64-683c248123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8001D5-DF36-844B-8E35-062363EC5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Pages>
  <Words>4261</Words>
  <Characters>24289</Characters>
  <Application>Microsoft Office Word</Application>
  <DocSecurity>4</DocSecurity>
  <Lines>202</Lines>
  <Paragraphs>56</Paragraphs>
  <ScaleCrop>false</ScaleCrop>
  <Company/>
  <LinksUpToDate>false</LinksUpToDate>
  <CharactersWithSpaces>28494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Mark Egge</cp:lastModifiedBy>
  <cp:revision>75</cp:revision>
  <dcterms:created xsi:type="dcterms:W3CDTF">2026-03-31T21:45:00Z</dcterms:created>
  <dcterms:modified xsi:type="dcterms:W3CDTF">2026-04-29T19:11:00Z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0x010100E52DEA65F790BE4C8A4BE0F859093E92</vt:lpwstr>
  </property>
  <property fmtid="{D5CDD505-2E9C-101B-9397-08002B2CF9AE}" pid="3" name="docLang">
    <vt:lpwstr>en</vt:lpwstr>
  </property>
</Properties>
</file>